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6A51F" w14:textId="77777777" w:rsidR="009519FC" w:rsidRDefault="00000000">
      <w:pPr>
        <w:spacing w:after="60"/>
      </w:pPr>
      <w:proofErr w:type="spellStart"/>
      <w:r>
        <w:rPr>
          <w:b/>
          <w:bCs/>
          <w:color w:val="2E5090"/>
          <w:sz w:val="40"/>
          <w:szCs w:val="40"/>
        </w:rPr>
        <w:t>DocAnalyser</w:t>
      </w:r>
      <w:proofErr w:type="spellEnd"/>
      <w:r>
        <w:rPr>
          <w:b/>
          <w:bCs/>
          <w:color w:val="2E5090"/>
          <w:sz w:val="40"/>
          <w:szCs w:val="40"/>
        </w:rPr>
        <w:t xml:space="preserve"> Development Roadmap</w:t>
      </w:r>
    </w:p>
    <w:p w14:paraId="55799411" w14:textId="77777777" w:rsidR="009519FC" w:rsidRDefault="00000000">
      <w:pPr>
        <w:spacing w:after="200"/>
      </w:pPr>
      <w:r>
        <w:rPr>
          <w:color w:val="2E5090"/>
          <w:sz w:val="32"/>
          <w:szCs w:val="32"/>
        </w:rPr>
        <w:t>Review &amp; Status Update</w:t>
      </w:r>
    </w:p>
    <w:p w14:paraId="3432291E" w14:textId="158A6C9B" w:rsidR="009519FC" w:rsidRDefault="00000000">
      <w:pPr>
        <w:spacing w:after="120"/>
      </w:pPr>
      <w:r>
        <w:rPr>
          <w:b/>
          <w:bCs/>
        </w:rPr>
        <w:t xml:space="preserve">Review Date: </w:t>
      </w:r>
      <w:r w:rsidR="00F65C78" w:rsidRPr="00F65C78">
        <w:t>17 April</w:t>
      </w:r>
      <w:r w:rsidR="00F65C78">
        <w:rPr>
          <w:b/>
          <w:bCs/>
        </w:rPr>
        <w:t xml:space="preserve"> </w:t>
      </w:r>
      <w:r>
        <w:t>2026</w:t>
      </w:r>
    </w:p>
    <w:p w14:paraId="03602EAE" w14:textId="77777777" w:rsidR="009519FC" w:rsidRDefault="00000000">
      <w:pPr>
        <w:spacing w:after="120"/>
      </w:pPr>
      <w:r>
        <w:rPr>
          <w:b/>
          <w:bCs/>
        </w:rPr>
        <w:t xml:space="preserve">Roadmap Version Reviewed: </w:t>
      </w:r>
      <w:r>
        <w:t>2.0 (January 2026)</w:t>
      </w:r>
    </w:p>
    <w:p w14:paraId="1BEB8754" w14:textId="7D3265C8" w:rsidR="009519FC" w:rsidRDefault="00000000">
      <w:pPr>
        <w:spacing w:after="300"/>
      </w:pPr>
      <w:r>
        <w:rPr>
          <w:b/>
          <w:bCs/>
        </w:rPr>
        <w:t xml:space="preserve">Current App Version: </w:t>
      </w:r>
      <w:r>
        <w:t>1.</w:t>
      </w:r>
      <w:r w:rsidR="00F65C78">
        <w:t>6</w:t>
      </w:r>
      <w:r>
        <w:t>.0 (beta)</w:t>
      </w:r>
    </w:p>
    <w:p w14:paraId="35B36B3F" w14:textId="77777777" w:rsidR="009519FC" w:rsidRDefault="009519FC">
      <w:pPr>
        <w:pBdr>
          <w:bottom w:val="single" w:sz="6" w:space="1" w:color="2E5090"/>
        </w:pBdr>
        <w:spacing w:after="200"/>
      </w:pPr>
    </w:p>
    <w:p w14:paraId="3F261F89" w14:textId="77777777" w:rsidR="009519FC" w:rsidRDefault="00000000">
      <w:pPr>
        <w:pStyle w:val="Heading1"/>
      </w:pPr>
      <w:r>
        <w:t>Executive Summary</w:t>
      </w:r>
    </w:p>
    <w:p w14:paraId="3494A7D5" w14:textId="35747D6A" w:rsidR="009519FC" w:rsidRDefault="00000000">
      <w:pPr>
        <w:spacing w:after="120"/>
      </w:pPr>
      <w:r>
        <w:t xml:space="preserve">The v2.0 roadmap planned 11 enhancements across 5 phases. Since the roadmap was written, substantial development has taken place. Of the 11 original enhancements, </w:t>
      </w:r>
      <w:r>
        <w:t>7 are fully implemented, 2 are partially implemented, and 2 remain outstanding</w:t>
      </w:r>
      <w:r>
        <w:t xml:space="preserve">. A 12th enhancement (Provider &amp; Model Maintenance), a 13th (Workspaces), and a 14th through 20th (developer maintenance tooling and code quality) have been identified and added during review. Additionally, several significant features have been built that were not anticipated in the roadmap, including a complete migration from JSON file storage to SQLite database. The original phasing is now largely obsolete — </w:t>
      </w:r>
      <w:r>
        <w:t xml:space="preserve">Phases 1–3 </w:t>
      </w:r>
      <w:proofErr w:type="gramStart"/>
      <w:r>
        <w:t>are</w:t>
      </w:r>
      <w:proofErr w:type="gramEnd"/>
      <w:r>
        <w:t xml:space="preserve"> effectively complete and Enhancement 11 (Podcast RSS) from Phase 4 is also now done —</w:t>
      </w:r>
      <w:r>
        <w:t xml:space="preserve"> the remaining items need re-prioritisation against the current state of the app and the competitive landscape.</w:t>
      </w:r>
    </w:p>
    <w:p w14:paraId="45F760C8" w14:textId="77777777" w:rsidR="009519FC" w:rsidRDefault="009519FC">
      <w:pPr>
        <w:pBdr>
          <w:bottom w:val="single" w:sz="6" w:space="1" w:color="2E5090"/>
        </w:pBdr>
        <w:spacing w:after="200"/>
      </w:pPr>
    </w:p>
    <w:p w14:paraId="3E48C0A8" w14:textId="77777777" w:rsidR="009519FC" w:rsidRDefault="00000000">
      <w:pPr>
        <w:pStyle w:val="Heading1"/>
      </w:pPr>
      <w:r>
        <w:t>Enhancement Status: What’s Done</w:t>
      </w:r>
    </w:p>
    <w:p w14:paraId="0813CB5F" w14:textId="77777777" w:rsidR="009519FC" w:rsidRDefault="00000000">
      <w:pPr>
        <w:pStyle w:val="Heading2"/>
        <w:spacing w:before="300" w:after="100"/>
      </w:pPr>
      <w:r>
        <w:t>Enhancement 1: Prompt Import/Export</w:t>
      </w:r>
    </w:p>
    <w:p w14:paraId="7A6DA2EC" w14:textId="77777777" w:rsidR="009519FC" w:rsidRDefault="00000000">
      <w:pPr>
        <w:spacing w:after="120"/>
      </w:pPr>
      <w:r>
        <w:rPr>
          <w:b/>
          <w:bCs/>
        </w:rPr>
        <w:t xml:space="preserve">Status: </w:t>
      </w:r>
      <w:r>
        <w:rPr>
          <w:b/>
          <w:bCs/>
          <w:color w:val="2E7D32"/>
        </w:rPr>
        <w:t>Complete</w:t>
      </w:r>
    </w:p>
    <w:p w14:paraId="5B102667" w14:textId="77777777" w:rsidR="009519FC" w:rsidRDefault="00000000">
      <w:pPr>
        <w:spacing w:after="120"/>
      </w:pPr>
      <w:r>
        <w:t>Fully implemented as import_export.py (March 2026). The feature uses a self-</w:t>
      </w:r>
      <w:proofErr w:type="gramStart"/>
      <w:r>
        <w:t>contained .</w:t>
      </w:r>
      <w:proofErr w:type="spellStart"/>
      <w:r>
        <w:t>docanalyser</w:t>
      </w:r>
      <w:proofErr w:type="spellEnd"/>
      <w:proofErr w:type="gramEnd"/>
      <w:r>
        <w:t xml:space="preserve"> package format — a ZIP archive containing </w:t>
      </w:r>
      <w:proofErr w:type="spellStart"/>
      <w:proofErr w:type="gramStart"/>
      <w:r>
        <w:t>manifest.json</w:t>
      </w:r>
      <w:proofErr w:type="spellEnd"/>
      <w:proofErr w:type="gramEnd"/>
      <w:r>
        <w:t xml:space="preserve"> and the serialised library data. Both export and import are implemented for the Prompts Library. Export allows the user to select individual prompts, folders, or the entire library. Import provides a preview dialog showing the incoming prompts, a destination-folder picker, and duplicate-handling logic (skip / overwrite / rename). An email-assist helper opens Windows Explorer with the exported file selected alongside a pre-filled compose window in Gmail, Outlook, or Yahoo Mail, making sharing straightforward for non-technical users. Document export (full content, entries, and threads) is deferred to a future release — the current implementation covers prompts only.</w:t>
      </w:r>
    </w:p>
    <w:p w14:paraId="60CDF7D9" w14:textId="6B3944CB" w:rsidR="00F65C78" w:rsidRDefault="00F65C78">
      <w:pPr>
        <w:spacing w:after="120"/>
        <w:rPr>
          <w:del w:id="0" w:author="Claude" w:date="2026-04-17T00:00:00Z"/>
        </w:rPr>
      </w:pPr>
      <w:r w:rsidRPr="00F65C78">
        <w:t>Document export and import were fully implemented in April 2026 as part of the same import_export.py module that handles prompts. The _</w:t>
      </w:r>
      <w:proofErr w:type="spellStart"/>
      <w:r w:rsidRPr="00F65C78">
        <w:t>DocExportDialog</w:t>
      </w:r>
      <w:proofErr w:type="spellEnd"/>
      <w:r w:rsidRPr="00F65C78">
        <w:t xml:space="preserve"> supports multi-select of documents, optional inclusion of folder structure and conversation branches, and the same email-assist helper as the prompt export. The _</w:t>
      </w:r>
      <w:proofErr w:type="spellStart"/>
      <w:r w:rsidRPr="00F65C78">
        <w:t>DocImportDialog</w:t>
      </w:r>
      <w:proofErr w:type="spellEnd"/>
      <w:r w:rsidRPr="00F65C78">
        <w:t xml:space="preserve"> supports full or source-only import scope, duplicate handling (skip / rename / overwrite), destination folder picker, and branch-level import selection. Branch linkage is correctly rewritten on import so that conversation branches point to the </w:t>
      </w:r>
      <w:proofErr w:type="gramStart"/>
      <w:r w:rsidRPr="00F65C78">
        <w:t>newly-imported</w:t>
      </w:r>
      <w:proofErr w:type="gramEnd"/>
      <w:r w:rsidRPr="00F65C78">
        <w:t xml:space="preserve"> parent document rather than the original. </w:t>
      </w:r>
      <w:proofErr w:type="gramStart"/>
      <w:r w:rsidRPr="00F65C78">
        <w:rPr>
          <w:u w:val="single"/>
        </w:rPr>
        <w:t>The .</w:t>
      </w:r>
      <w:proofErr w:type="spellStart"/>
      <w:r w:rsidRPr="00F65C78">
        <w:rPr>
          <w:u w:val="single"/>
        </w:rPr>
        <w:t>docanalyser</w:t>
      </w:r>
      <w:proofErr w:type="spellEnd"/>
      <w:proofErr w:type="gramEnd"/>
      <w:r w:rsidRPr="00F65C78">
        <w:rPr>
          <w:u w:val="single"/>
        </w:rPr>
        <w:t xml:space="preserve"> file extension registration via </w:t>
      </w:r>
      <w:proofErr w:type="spellStart"/>
      <w:r w:rsidRPr="00F65C78">
        <w:rPr>
          <w:u w:val="single"/>
        </w:rPr>
        <w:t>InnoSetup</w:t>
      </w:r>
      <w:proofErr w:type="spellEnd"/>
      <w:r w:rsidRPr="00F65C78">
        <w:rPr>
          <w:u w:val="single"/>
        </w:rPr>
        <w:t xml:space="preserve"> (so double-clicking a package in Explorer opens the import dialog) has not yet been implemented — the installer script's [Registry] section is empty by design for the current </w:t>
      </w:r>
      <w:proofErr w:type="spellStart"/>
      <w:r w:rsidRPr="00F65C78">
        <w:rPr>
          <w:u w:val="single"/>
        </w:rPr>
        <w:t>release</w:t>
      </w:r>
      <w:r w:rsidRPr="00F65C78">
        <w:t>.</w:t>
      </w:r>
    </w:p>
    <w:p w14:paraId="0E86EDBC" w14:textId="77777777" w:rsidR="009519FC" w:rsidRDefault="00000000">
      <w:pPr>
        <w:pStyle w:val="Heading2"/>
        <w:spacing w:before="300" w:after="100"/>
      </w:pPr>
      <w:r>
        <w:lastRenderedPageBreak/>
        <w:t>Enhancement</w:t>
      </w:r>
      <w:proofErr w:type="spellEnd"/>
      <w:r>
        <w:t xml:space="preserve"> 2: Web Response Import</w:t>
      </w:r>
    </w:p>
    <w:p w14:paraId="695AFD91" w14:textId="77777777" w:rsidR="009519FC" w:rsidRDefault="00000000">
      <w:pPr>
        <w:spacing w:after="120"/>
      </w:pPr>
      <w:r>
        <w:rPr>
          <w:b/>
          <w:bCs/>
        </w:rPr>
        <w:t xml:space="preserve">Status: </w:t>
      </w:r>
      <w:r>
        <w:rPr>
          <w:b/>
          <w:bCs/>
          <w:color w:val="228B22"/>
        </w:rPr>
        <w:t>Complete</w:t>
      </w:r>
    </w:p>
    <w:p w14:paraId="62BE8D53" w14:textId="77777777" w:rsidR="009519FC" w:rsidRDefault="00000000">
      <w:pPr>
        <w:spacing w:after="120"/>
      </w:pPr>
      <w:r>
        <w:t xml:space="preserve">Fully implemented. The “Via Web” option in the Run Prompt menu copies text and prompt to clipboard and opens the browser. A Web Response Banner appears in the UI with an “Import from Clipboard” button. When the user pastes their AI response back, it’s captured, linked to the source document, and saved to the library. The full infrastructure is in place: </w:t>
      </w:r>
      <w:proofErr w:type="spellStart"/>
      <w:r>
        <w:t>pending_web_response</w:t>
      </w:r>
      <w:proofErr w:type="spellEnd"/>
      <w:r>
        <w:t xml:space="preserve"> context tracking, </w:t>
      </w:r>
      <w:proofErr w:type="spellStart"/>
      <w:r>
        <w:t>show_web_response_</w:t>
      </w:r>
      <w:proofErr w:type="gramStart"/>
      <w:r>
        <w:t>banner</w:t>
      </w:r>
      <w:proofErr w:type="spellEnd"/>
      <w:r>
        <w:t>(</w:t>
      </w:r>
      <w:proofErr w:type="gramEnd"/>
      <w:r>
        <w:t xml:space="preserve">), </w:t>
      </w:r>
      <w:proofErr w:type="spellStart"/>
      <w:r>
        <w:t>capture_web_</w:t>
      </w:r>
      <w:proofErr w:type="gramStart"/>
      <w:r>
        <w:t>response</w:t>
      </w:r>
      <w:proofErr w:type="spellEnd"/>
      <w:r>
        <w:t>(), and</w:t>
      </w:r>
      <w:proofErr w:type="gramEnd"/>
      <w:r>
        <w:t xml:space="preserve"> </w:t>
      </w:r>
      <w:proofErr w:type="spellStart"/>
      <w:r>
        <w:t>hide_web_response_</w:t>
      </w:r>
      <w:proofErr w:type="gramStart"/>
      <w:r>
        <w:t>banner</w:t>
      </w:r>
      <w:proofErr w:type="spellEnd"/>
      <w:r>
        <w:t>(</w:t>
      </w:r>
      <w:proofErr w:type="gramEnd"/>
      <w:r>
        <w:t>).</w:t>
      </w:r>
    </w:p>
    <w:p w14:paraId="43408756" w14:textId="77777777" w:rsidR="009519FC" w:rsidRDefault="00000000">
      <w:pPr>
        <w:pStyle w:val="Heading2"/>
        <w:spacing w:before="300" w:after="100"/>
      </w:pPr>
      <w:r>
        <w:t>Enhancement 3: Tree Structure for Libraries</w:t>
      </w:r>
    </w:p>
    <w:p w14:paraId="1D94D472" w14:textId="77777777" w:rsidR="009519FC" w:rsidRDefault="00000000">
      <w:pPr>
        <w:spacing w:after="120"/>
      </w:pPr>
      <w:r>
        <w:rPr>
          <w:b/>
          <w:bCs/>
        </w:rPr>
        <w:t xml:space="preserve">Status: </w:t>
      </w:r>
      <w:r>
        <w:rPr>
          <w:b/>
          <w:bCs/>
          <w:color w:val="228B22"/>
        </w:rPr>
        <w:t>Complete</w:t>
      </w:r>
    </w:p>
    <w:p w14:paraId="71A6E9F6" w14:textId="77777777" w:rsidR="009519FC" w:rsidRDefault="00000000">
      <w:pPr>
        <w:spacing w:after="120"/>
      </w:pPr>
      <w:r>
        <w:t xml:space="preserve">Both libraries have been rebuilt with hierarchical tree structures. The Prompts Library uses prompt_tree_manager.py v3.0 with 4-level folder hierarchy, drag-and-drop reordering, rename, and a default prompt setting. Ships with a curated starter set via </w:t>
      </w:r>
      <w:proofErr w:type="spellStart"/>
      <w:r>
        <w:t>default_</w:t>
      </w:r>
      <w:proofErr w:type="gramStart"/>
      <w:r>
        <w:t>prompts.json</w:t>
      </w:r>
      <w:proofErr w:type="spellEnd"/>
      <w:proofErr w:type="gramEnd"/>
      <w:r>
        <w:t>. The Documents Library uses document_tree_manager.py with tree-based folder organisation, source vs. response document distinction. Both use a shared base (tree_manager_base.py).</w:t>
      </w:r>
    </w:p>
    <w:p w14:paraId="2B6A6653" w14:textId="77777777" w:rsidR="009519FC" w:rsidRDefault="00000000">
      <w:pPr>
        <w:spacing w:after="120"/>
      </w:pPr>
      <w:r>
        <w:rPr>
          <w:i/>
          <w:iCs/>
          <w:color w:val="666666"/>
        </w:rPr>
        <w:t>Exceeds the roadmap spec (which recommended capping at 3 levels; the implementation supports 4).</w:t>
      </w:r>
    </w:p>
    <w:p w14:paraId="2BE43D9E" w14:textId="77777777" w:rsidR="009519FC" w:rsidRDefault="00000000">
      <w:pPr>
        <w:pStyle w:val="Heading2"/>
        <w:spacing w:before="300" w:after="100"/>
      </w:pPr>
      <w:r>
        <w:t>Enhancement 4: Multi-Document Collection Analysis</w:t>
      </w:r>
    </w:p>
    <w:p w14:paraId="6E1CAA77" w14:textId="77777777" w:rsidR="009519FC" w:rsidRDefault="00000000">
      <w:pPr>
        <w:spacing w:after="120"/>
      </w:pPr>
      <w:r>
        <w:rPr>
          <w:b/>
          <w:bCs/>
        </w:rPr>
        <w:t xml:space="preserve">Status: </w:t>
      </w:r>
      <w:r>
        <w:rPr>
          <w:b/>
          <w:bCs/>
          <w:color w:val="228B22"/>
        </w:rPr>
        <w:t>Complete</w:t>
      </w:r>
    </w:p>
    <w:p w14:paraId="5CC48FCA" w14:textId="77777777" w:rsidR="009519FC" w:rsidRDefault="00000000">
      <w:pPr>
        <w:spacing w:after="120"/>
      </w:pPr>
      <w:r>
        <w:t>Fully implemented. Users can load multiple files via the Add Sources dialog or drag-and-drop, then choose between “Combine for Analysis” (single unified AI request) and “Process Separately” (individual processing). The document list is reorderable with up/down buttons. The attachment_handler.py manages the multi-document queue.</w:t>
      </w:r>
    </w:p>
    <w:p w14:paraId="7BCD1C42" w14:textId="77777777" w:rsidR="009519FC" w:rsidRDefault="00000000">
      <w:pPr>
        <w:spacing w:after="120"/>
      </w:pPr>
      <w:r>
        <w:rPr>
          <w:i/>
          <w:iCs/>
          <w:color w:val="666666"/>
        </w:rPr>
        <w:t>Core workflow complete. Minor sub-features from the spec may be incomplete.</w:t>
      </w:r>
    </w:p>
    <w:p w14:paraId="06C2150E" w14:textId="77777777" w:rsidR="009519FC" w:rsidRDefault="00000000">
      <w:pPr>
        <w:pStyle w:val="Heading2"/>
        <w:spacing w:before="300" w:after="100"/>
      </w:pPr>
      <w:r>
        <w:t>Enhancement 5: Content Subscriptions &amp; Auto-Processing</w:t>
      </w:r>
    </w:p>
    <w:p w14:paraId="5EAE5DFA" w14:textId="77777777" w:rsidR="009519FC" w:rsidRDefault="00000000">
      <w:pPr>
        <w:spacing w:after="120"/>
      </w:pPr>
      <w:r>
        <w:rPr>
          <w:b/>
          <w:bCs/>
        </w:rPr>
        <w:t xml:space="preserve">Status: </w:t>
      </w:r>
      <w:del w:id="1" w:author="Claude" w:date="2026-04-17T00:00:00Z">
        <w:r>
          <w:rPr>
            <w:b/>
            <w:bCs/>
            <w:color w:val="CC6600"/>
          </w:rPr>
          <w:delText>Outstanding</w:delText>
        </w:r>
      </w:del>
      <w:ins w:id="2" w:author="Claude" w:date="2026-04-17T00:00:00Z">
        <w:r>
          <w:rPr>
            <w:b/>
            <w:bCs/>
            <w:color w:val="CC6600"/>
          </w:rPr>
          <w:t>Partially Implemented / In Development</w:t>
        </w:r>
      </w:ins>
    </w:p>
    <w:p w14:paraId="625819E2" w14:textId="77777777" w:rsidR="009519FC" w:rsidRDefault="00000000">
      <w:pPr>
        <w:spacing w:after="120"/>
        <w:rPr>
          <w:del w:id="3" w:author="Claude" w:date="2026-04-17T00:00:00Z"/>
        </w:rPr>
      </w:pPr>
      <w:del w:id="4" w:author="Claude" w:date="2026-04-17T00:00:00Z">
        <w:r>
          <w:delText>No subscription monitoring, scheduled checking, or auto-processing pipeline has been implemented. This remains the most ambitious item on the roadmap and the one identified as the “flagship differentiating feature.”</w:delText>
        </w:r>
      </w:del>
    </w:p>
    <w:p w14:paraId="68E5D9AD" w14:textId="77777777" w:rsidR="009519FC" w:rsidRDefault="00000000">
      <w:pPr>
        <w:spacing w:after="120"/>
        <w:rPr>
          <w:ins w:id="5" w:author="Claude" w:date="2026-04-17T00:00:00Z"/>
        </w:rPr>
      </w:pPr>
      <w:ins w:id="6" w:author="Claude" w:date="2026-04-17T00:00:00Z">
        <w:r>
          <w:t xml:space="preserve">Initial implementation delivered April 2026 via subscription_manager.py (pure logic engine, ~550 lines) and subscription_dialog.py (~650 lines </w:t>
        </w:r>
        <w:proofErr w:type="spellStart"/>
        <w:r>
          <w:t>Tkinter</w:t>
        </w:r>
        <w:proofErr w:type="spellEnd"/>
        <w:r>
          <w:t xml:space="preserve"> UI). Data model stored in </w:t>
        </w:r>
        <w:proofErr w:type="spellStart"/>
        <w:proofErr w:type="gramStart"/>
        <w:r>
          <w:t>subscriptions.json</w:t>
        </w:r>
        <w:proofErr w:type="spellEnd"/>
        <w:proofErr w:type="gramEnd"/>
        <w:r>
          <w:t>, covering YouTube channels, Substack publications, and RSS feeds. Each subscription has its own prompt, look-back window, and (for YouTube) minimum duration filter. Manual “Check Now” and “Check All Now” operations work end-to-end: fetches feed items, filters by recency and seen-GUID deduplication, retrieves content through a multi-strategy pipeline (</w:t>
        </w:r>
        <w:proofErr w:type="spellStart"/>
        <w:r>
          <w:t>yt-dlp</w:t>
        </w:r>
        <w:proofErr w:type="spellEnd"/>
        <w:r>
          <w:t xml:space="preserve"> subtitles, </w:t>
        </w:r>
        <w:proofErr w:type="spellStart"/>
        <w:r>
          <w:t>youtube_transcript_api</w:t>
        </w:r>
        <w:proofErr w:type="spellEnd"/>
        <w:r>
          <w:t xml:space="preserve">, audio fallback for YouTube; RSS body, </w:t>
        </w:r>
        <w:proofErr w:type="spellStart"/>
        <w:r>
          <w:t>substack_updates</w:t>
        </w:r>
        <w:proofErr w:type="spellEnd"/>
        <w:r>
          <w:t>, generic HTTP for Substack/RSS), runs AI processing with the subscription’s configured prompt, and saves both source document and AI output to the Documents Library with subscription metadata. What remains: the scheduling layer (</w:t>
        </w:r>
        <w:proofErr w:type="spellStart"/>
        <w:r>
          <w:t>schedule_enabled</w:t>
        </w:r>
        <w:proofErr w:type="spellEnd"/>
        <w:r>
          <w:t xml:space="preserve">, </w:t>
        </w:r>
        <w:proofErr w:type="spellStart"/>
        <w:r>
          <w:t>check_interval_hours</w:t>
        </w:r>
        <w:proofErr w:type="spellEnd"/>
        <w:r>
          <w:t xml:space="preserve">, </w:t>
        </w:r>
        <w:proofErr w:type="spellStart"/>
        <w:r>
          <w:t>check_time</w:t>
        </w:r>
        <w:proofErr w:type="spellEnd"/>
        <w:r>
          <w:t xml:space="preserve"> fields are present in the data model but not yet wired up to a background scheduler), a “What’s New” dashboard for reviewing </w:t>
        </w:r>
        <w:proofErr w:type="gramStart"/>
        <w:r>
          <w:t>freshly-processed</w:t>
        </w:r>
        <w:proofErr w:type="gramEnd"/>
        <w:r>
          <w:t xml:space="preserve"> </w:t>
        </w:r>
        <w:proofErr w:type="gramStart"/>
        <w:r>
          <w:t>items, and</w:t>
        </w:r>
        <w:proofErr w:type="gramEnd"/>
        <w:r>
          <w:t xml:space="preserve"> debugging of known bugs under active investigation. Not yet wired into the main app menu — access is currently via </w:t>
        </w:r>
        <w:proofErr w:type="spellStart"/>
        <w:r>
          <w:t>subscription_dialog</w:t>
        </w:r>
        <w:proofErr w:type="spellEnd"/>
        <w:r>
          <w:t xml:space="preserve"> only.</w:t>
        </w:r>
      </w:ins>
    </w:p>
    <w:p w14:paraId="54DCB53C" w14:textId="77777777" w:rsidR="009519FC" w:rsidRDefault="00000000">
      <w:pPr>
        <w:spacing w:after="120"/>
      </w:pPr>
      <w:r>
        <w:rPr>
          <w:i/>
          <w:iCs/>
          <w:color w:val="666666"/>
        </w:rPr>
        <w:lastRenderedPageBreak/>
        <w:t>Still high-value but high-effort</w:t>
      </w:r>
      <w:ins w:id="7" w:author="Claude" w:date="2026-04-17T00:00:00Z">
        <w:r>
          <w:rPr>
            <w:i/>
            <w:iCs/>
            <w:color w:val="666666"/>
          </w:rPr>
          <w:t xml:space="preserve"> — the scheduling layer and “What’s New” dashboard remain the main outstanding work, plus shakedown of the existing implementation</w:t>
        </w:r>
      </w:ins>
      <w:r>
        <w:rPr>
          <w:i/>
          <w:iCs/>
          <w:color w:val="666666"/>
        </w:rPr>
        <w:t>.</w:t>
      </w:r>
    </w:p>
    <w:p w14:paraId="3221B483" w14:textId="77777777" w:rsidR="009519FC" w:rsidRDefault="00000000">
      <w:pPr>
        <w:pStyle w:val="Heading2"/>
        <w:spacing w:before="300" w:after="100"/>
      </w:pPr>
      <w:r>
        <w:t xml:space="preserve">Enhancement 6: </w:t>
      </w:r>
      <w:proofErr w:type="spellStart"/>
      <w:r>
        <w:t>AssemblyAI</w:t>
      </w:r>
      <w:proofErr w:type="spellEnd"/>
      <w:r>
        <w:t xml:space="preserve"> Integration + Speaker </w:t>
      </w:r>
      <w:proofErr w:type="spellStart"/>
      <w:r>
        <w:t>Diarization</w:t>
      </w:r>
      <w:proofErr w:type="spellEnd"/>
    </w:p>
    <w:p w14:paraId="5216C6C7" w14:textId="77777777" w:rsidR="009519FC" w:rsidRDefault="00000000">
      <w:pPr>
        <w:spacing w:after="120"/>
      </w:pPr>
      <w:r>
        <w:rPr>
          <w:b/>
          <w:bCs/>
        </w:rPr>
        <w:t xml:space="preserve">Status: </w:t>
      </w:r>
      <w:r>
        <w:rPr>
          <w:b/>
          <w:bCs/>
          <w:color w:val="228B22"/>
        </w:rPr>
        <w:t>Complete</w:t>
      </w:r>
    </w:p>
    <w:p w14:paraId="4ED49B2E" w14:textId="77777777" w:rsidR="009519FC" w:rsidRDefault="00000000">
      <w:pPr>
        <w:spacing w:after="120"/>
      </w:pPr>
      <w:proofErr w:type="spellStart"/>
      <w:r>
        <w:t>AssemblyAI</w:t>
      </w:r>
      <w:proofErr w:type="spellEnd"/>
      <w:r>
        <w:t xml:space="preserve"> is fully integrated as a third transcription engine alongside OpenAI Whisper (cloud) and Faster Whisper (local). Speaker </w:t>
      </w:r>
      <w:proofErr w:type="spellStart"/>
      <w:r>
        <w:t>diarization</w:t>
      </w:r>
      <w:proofErr w:type="spellEnd"/>
      <w:r>
        <w:t xml:space="preserve"> is supported with a configurable toggle in settings. The config.py defines </w:t>
      </w:r>
      <w:proofErr w:type="spellStart"/>
      <w:r>
        <w:t>AssemblyAI</w:t>
      </w:r>
      <w:proofErr w:type="spellEnd"/>
      <w:r>
        <w:t xml:space="preserve"> with </w:t>
      </w:r>
      <w:proofErr w:type="spellStart"/>
      <w:r>
        <w:t>supports_diarization</w:t>
      </w:r>
      <w:proofErr w:type="spellEnd"/>
      <w:r>
        <w:t xml:space="preserve">: True, and the UI includes a </w:t>
      </w:r>
      <w:proofErr w:type="spellStart"/>
      <w:r>
        <w:t>diarization_var</w:t>
      </w:r>
      <w:proofErr w:type="spellEnd"/>
      <w:r>
        <w:t xml:space="preserve"> checkbox.</w:t>
      </w:r>
    </w:p>
    <w:p w14:paraId="4D521A36" w14:textId="77777777" w:rsidR="009519FC" w:rsidRDefault="00000000">
      <w:pPr>
        <w:pStyle w:val="Heading2"/>
        <w:spacing w:before="300" w:after="100"/>
      </w:pPr>
      <w:r>
        <w:t>Enhancement 7: Multi-Model Peer Review</w:t>
      </w:r>
    </w:p>
    <w:p w14:paraId="61C47609" w14:textId="77777777" w:rsidR="009519FC" w:rsidRDefault="00000000">
      <w:pPr>
        <w:spacing w:after="120"/>
      </w:pPr>
      <w:r>
        <w:rPr>
          <w:b/>
          <w:bCs/>
        </w:rPr>
        <w:t xml:space="preserve">Status: </w:t>
      </w:r>
      <w:r>
        <w:rPr>
          <w:b/>
          <w:bCs/>
          <w:color w:val="CC6600"/>
        </w:rPr>
        <w:t>Outstanding</w:t>
      </w:r>
    </w:p>
    <w:p w14:paraId="48F1311A" w14:textId="77777777" w:rsidR="009519FC" w:rsidRDefault="00000000">
      <w:pPr>
        <w:spacing w:after="120"/>
      </w:pPr>
      <w:r>
        <w:t>No cross-model review, adjudication, or deliberation system has been implemented. The app currently processes each request through a single selected provider.</w:t>
      </w:r>
    </w:p>
    <w:p w14:paraId="67F5999F" w14:textId="77777777" w:rsidR="009519FC" w:rsidRDefault="00000000">
      <w:pPr>
        <w:spacing w:after="120"/>
      </w:pPr>
      <w:r>
        <w:rPr>
          <w:i/>
          <w:iCs/>
          <w:color w:val="666666"/>
        </w:rPr>
        <w:t>Still an interesting differentiator but complex to build and niche in appeal.</w:t>
      </w:r>
    </w:p>
    <w:p w14:paraId="5413472C" w14:textId="77777777" w:rsidR="009519FC" w:rsidRDefault="00000000">
      <w:pPr>
        <w:pStyle w:val="Heading2"/>
        <w:spacing w:before="300" w:after="100"/>
      </w:pPr>
      <w:r>
        <w:t>Enhancement 8: Zotero Integration</w:t>
      </w:r>
    </w:p>
    <w:p w14:paraId="029E37BB" w14:textId="77777777" w:rsidR="009519FC" w:rsidRDefault="00000000">
      <w:pPr>
        <w:spacing w:after="120"/>
      </w:pPr>
      <w:r>
        <w:rPr>
          <w:b/>
          <w:bCs/>
        </w:rPr>
        <w:t xml:space="preserve">Status: </w:t>
      </w:r>
      <w:r>
        <w:rPr>
          <w:b/>
          <w:bCs/>
          <w:color w:val="CC6600"/>
        </w:rPr>
        <w:t>Outstanding</w:t>
      </w:r>
    </w:p>
    <w:p w14:paraId="0ACCC51F" w14:textId="77777777" w:rsidR="009519FC" w:rsidRDefault="00000000">
      <w:pPr>
        <w:spacing w:after="120"/>
      </w:pPr>
      <w:r>
        <w:t>No Zotero connection, bibliography browsing, or citation support exists. No Zotero-related code is present in the codebase.</w:t>
      </w:r>
    </w:p>
    <w:p w14:paraId="6CB2F4FA" w14:textId="77777777" w:rsidR="009519FC" w:rsidRDefault="00000000">
      <w:pPr>
        <w:spacing w:after="120"/>
      </w:pPr>
      <w:r>
        <w:rPr>
          <w:i/>
          <w:iCs/>
          <w:color w:val="666666"/>
        </w:rPr>
        <w:t>Value depends on target audience — high for academic users, negligible for general users.</w:t>
      </w:r>
    </w:p>
    <w:p w14:paraId="286D0CEE" w14:textId="77777777" w:rsidR="009519FC" w:rsidRDefault="00000000">
      <w:pPr>
        <w:pStyle w:val="Heading2"/>
        <w:spacing w:before="300" w:after="100"/>
      </w:pPr>
      <w:r>
        <w:t>Enhancement 9: Research Mode / Corpus Analysis (RAG)</w:t>
      </w:r>
    </w:p>
    <w:p w14:paraId="7A95C339" w14:textId="77777777" w:rsidR="009519FC" w:rsidRDefault="00000000">
      <w:pPr>
        <w:spacing w:after="120"/>
      </w:pPr>
      <w:r>
        <w:rPr>
          <w:b/>
          <w:bCs/>
        </w:rPr>
        <w:t xml:space="preserve">Status: </w:t>
      </w:r>
      <w:r>
        <w:rPr>
          <w:b/>
          <w:bCs/>
          <w:color w:val="996600"/>
        </w:rPr>
        <w:t>Partially Implemented</w:t>
      </w:r>
    </w:p>
    <w:p w14:paraId="5E6F6DD2" w14:textId="77777777" w:rsidR="009519FC" w:rsidRDefault="00000000">
      <w:pPr>
        <w:spacing w:after="120"/>
      </w:pPr>
      <w:r>
        <w:t xml:space="preserve">A semantic_search.py module exists with embedding generation and search capabilities, and Main.py contains a </w:t>
      </w:r>
      <w:proofErr w:type="spellStart"/>
      <w:r>
        <w:t>test_semantic_</w:t>
      </w:r>
      <w:proofErr w:type="gramStart"/>
      <w:r>
        <w:t>search</w:t>
      </w:r>
      <w:proofErr w:type="spellEnd"/>
      <w:r>
        <w:t>(</w:t>
      </w:r>
      <w:proofErr w:type="gramEnd"/>
      <w:r>
        <w:t>) function. However, the full RAG pipeline described in the roadmap — vector database (</w:t>
      </w:r>
      <w:proofErr w:type="spellStart"/>
      <w:r>
        <w:t>ChromaDB</w:t>
      </w:r>
      <w:proofErr w:type="spellEnd"/>
      <w:r>
        <w:t>/FAISS), document chunking with overlap, background indexing, Research Mode UI toggle, corpus selection, retrieval with source attribution — is not implemented. What exists is more of a proof-of-concept than a usable feature.</w:t>
      </w:r>
    </w:p>
    <w:p w14:paraId="73D504E7" w14:textId="77777777" w:rsidR="009519FC" w:rsidRDefault="00000000">
      <w:pPr>
        <w:spacing w:after="120"/>
      </w:pPr>
      <w:r>
        <w:rPr>
          <w:i/>
          <w:iCs/>
          <w:color w:val="666666"/>
        </w:rPr>
        <w:t>Foundations only. The roadmap’s recommendation to de-prioritise this relative to more clearly differentiated features remains sound.</w:t>
      </w:r>
    </w:p>
    <w:p w14:paraId="4E29F62C" w14:textId="77777777" w:rsidR="009519FC" w:rsidRDefault="00000000">
      <w:pPr>
        <w:pStyle w:val="Heading2"/>
        <w:spacing w:before="300" w:after="100"/>
      </w:pPr>
      <w:r>
        <w:t>Enhancement 10: Unified Viewer Multi-Source Display</w:t>
      </w:r>
    </w:p>
    <w:p w14:paraId="3AD5D153" w14:textId="77777777" w:rsidR="009519FC" w:rsidRDefault="00000000">
      <w:pPr>
        <w:spacing w:after="120"/>
      </w:pPr>
      <w:r>
        <w:rPr>
          <w:b/>
          <w:bCs/>
        </w:rPr>
        <w:t xml:space="preserve">Status: </w:t>
      </w:r>
      <w:r>
        <w:rPr>
          <w:b/>
          <w:bCs/>
          <w:color w:val="228B22"/>
        </w:rPr>
        <w:t>Complete</w:t>
      </w:r>
    </w:p>
    <w:p w14:paraId="37CC20BD" w14:textId="77777777" w:rsidR="009519FC" w:rsidRDefault="00000000">
      <w:pPr>
        <w:spacing w:after="120"/>
      </w:pPr>
      <w:r>
        <w:t xml:space="preserve">Fully implemented. The Thread Viewer (thread_viewer.py, ~3,500+ lines) displays each source document as an independently collapsible section when multiple documents are loaded. Source sections have expand/collapse toggles, documents are tracked via </w:t>
      </w:r>
      <w:proofErr w:type="spellStart"/>
      <w:r>
        <w:t>source_documents_for_viewer</w:t>
      </w:r>
      <w:proofErr w:type="spellEnd"/>
      <w:r>
        <w:t>, and the performance safeguards mentioned in the roadmap (default collapse when count &gt; 3, lazy loading) have been addressed.</w:t>
      </w:r>
    </w:p>
    <w:p w14:paraId="2D10C65B" w14:textId="77777777" w:rsidR="009519FC" w:rsidRDefault="00000000">
      <w:pPr>
        <w:pStyle w:val="Heading2"/>
        <w:spacing w:before="300" w:after="100"/>
      </w:pPr>
      <w:r>
        <w:t>Enhancement 11: Podcast RSS Support</w:t>
      </w:r>
    </w:p>
    <w:p w14:paraId="779666C6" w14:textId="77777777" w:rsidR="009519FC" w:rsidRDefault="00000000">
      <w:pPr>
        <w:spacing w:after="120"/>
      </w:pPr>
      <w:r>
        <w:rPr>
          <w:b/>
          <w:bCs/>
        </w:rPr>
        <w:t xml:space="preserve">Status: </w:t>
      </w:r>
      <w:r>
        <w:rPr>
          <w:b/>
          <w:bCs/>
          <w:color w:val="2E7D32"/>
        </w:rPr>
        <w:t>Complete</w:t>
      </w:r>
    </w:p>
    <w:p w14:paraId="5FF1B256" w14:textId="77777777" w:rsidR="009519FC" w:rsidRDefault="00000000">
      <w:pPr>
        <w:spacing w:after="120"/>
      </w:pPr>
      <w:r>
        <w:t xml:space="preserve">Fully implemented. podcast_handler.py resolves Apple Podcasts URLs to RSS feeds via the iTunes Lookup API, parses episodes via </w:t>
      </w:r>
      <w:proofErr w:type="spellStart"/>
      <w:r>
        <w:t>feedparser</w:t>
      </w:r>
      <w:proofErr w:type="spellEnd"/>
      <w:r>
        <w:t xml:space="preserve">, and downloads audio for transcription. podcast_browser_dialog.py provides a </w:t>
      </w:r>
      <w:proofErr w:type="spellStart"/>
      <w:r>
        <w:t>Tkinter</w:t>
      </w:r>
      <w:proofErr w:type="spellEnd"/>
      <w:r>
        <w:t xml:space="preserve"> dialog for browsing episodes from an RSS </w:t>
      </w:r>
      <w:r>
        <w:lastRenderedPageBreak/>
        <w:t>feed with an episode list (title, date, duration), search/filter, multi-select for batch processing, and podcast favourites persisted in config. Both direct RSS feed URLs and Apple Podcasts URLs are supported; direct MP3 URLs are passed through to the existing audio pipeline.</w:t>
      </w:r>
    </w:p>
    <w:p w14:paraId="5653898C" w14:textId="77777777" w:rsidR="009519FC" w:rsidRDefault="00000000">
      <w:pPr>
        <w:spacing w:after="120"/>
      </w:pPr>
      <w:r>
        <w:rPr>
          <w:i/>
          <w:iCs/>
          <w:color w:val="666666"/>
        </w:rPr>
        <w:t>The ~60% infrastructure overlap with Content Subscriptions (Enhancement 5) noted in the roadmap is now validated — the RSS parsing and episode-resolution logic is the natural foundation for scheduling and auto-processing pipelines. Enhancement 11 is complete and can be removed from the Phase B outstanding list.</w:t>
      </w:r>
    </w:p>
    <w:p w14:paraId="5DD0A6CF" w14:textId="77777777" w:rsidR="009519FC" w:rsidRDefault="00000000">
      <w:pPr>
        <w:pStyle w:val="Heading2"/>
        <w:spacing w:before="300" w:after="100"/>
      </w:pPr>
      <w:r>
        <w:t>Enhancement 12: Provider &amp; Model Maintenance (NEW)</w:t>
      </w:r>
    </w:p>
    <w:p w14:paraId="289C4312" w14:textId="77777777" w:rsidR="009519FC" w:rsidRDefault="00000000">
      <w:pPr>
        <w:spacing w:after="120"/>
      </w:pPr>
      <w:r>
        <w:rPr>
          <w:b/>
          <w:bCs/>
        </w:rPr>
        <w:t xml:space="preserve">Status: </w:t>
      </w:r>
      <w:r>
        <w:rPr>
          <w:b/>
          <w:bCs/>
          <w:color w:val="666666"/>
        </w:rPr>
        <w:t>Planned</w:t>
      </w:r>
    </w:p>
    <w:p w14:paraId="0DC5C449" w14:textId="77777777" w:rsidR="009519FC" w:rsidRDefault="00000000">
      <w:pPr>
        <w:spacing w:after="120"/>
      </w:pPr>
      <w:r>
        <w:t xml:space="preserve">As AI providers release new models (and occasionally new providers emerge), </w:t>
      </w:r>
      <w:proofErr w:type="spellStart"/>
      <w:r>
        <w:t>DocAnalyser’s</w:t>
      </w:r>
      <w:proofErr w:type="spellEnd"/>
      <w:r>
        <w:t xml:space="preserve"> hardcoded provider and model lists require manual code updates and a rebuild. This creates an ongoing maintenance burden and means users are always running slightly behind the latest model offerings.</w:t>
      </w:r>
    </w:p>
    <w:p w14:paraId="7707E794" w14:textId="77777777" w:rsidR="009519FC" w:rsidRDefault="00000000">
      <w:pPr>
        <w:spacing w:after="120"/>
      </w:pPr>
      <w:r>
        <w:t xml:space="preserve">Two sub-problems: (12a) Keeping Model Lists Current — a GitHub-hosted </w:t>
      </w:r>
      <w:proofErr w:type="spellStart"/>
      <w:r>
        <w:t>models.json</w:t>
      </w:r>
      <w:proofErr w:type="spellEnd"/>
      <w:r>
        <w:t xml:space="preserve"> file pulled via the existing update checker infrastructure. (12b) Making the Provider List Extensible — adding a single “OpenAI-Compatible” generic provider option for services like </w:t>
      </w:r>
      <w:proofErr w:type="spellStart"/>
      <w:r>
        <w:t>Groq</w:t>
      </w:r>
      <w:proofErr w:type="spellEnd"/>
      <w:r>
        <w:t>, Together, Perplexity, Mistral, and LM Studio.</w:t>
      </w:r>
    </w:p>
    <w:p w14:paraId="054C086A" w14:textId="77777777" w:rsidR="009519FC" w:rsidRDefault="00000000">
      <w:pPr>
        <w:spacing w:after="120"/>
      </w:pPr>
      <w:r>
        <w:rPr>
          <w:i/>
          <w:iCs/>
          <w:color w:val="666666"/>
        </w:rPr>
        <w:t>Proceed with both 12a and 12b, but not as an immediate priority. Slot into Phase B.</w:t>
      </w:r>
    </w:p>
    <w:p w14:paraId="50EB707F" w14:textId="77777777" w:rsidR="009519FC" w:rsidRDefault="00000000">
      <w:pPr>
        <w:pStyle w:val="Heading2"/>
        <w:spacing w:before="300" w:after="100"/>
      </w:pPr>
      <w:r>
        <w:t>Enhancement 13: Workspaces (NEW)</w:t>
      </w:r>
    </w:p>
    <w:p w14:paraId="7347957F" w14:textId="77777777" w:rsidR="009519FC" w:rsidRDefault="00000000">
      <w:pPr>
        <w:spacing w:after="120"/>
      </w:pPr>
      <w:r>
        <w:rPr>
          <w:b/>
          <w:bCs/>
        </w:rPr>
        <w:t xml:space="preserve">Status: </w:t>
      </w:r>
      <w:r>
        <w:rPr>
          <w:b/>
          <w:bCs/>
          <w:color w:val="666666"/>
        </w:rPr>
        <w:t>Planned (foundation in place)</w:t>
      </w:r>
    </w:p>
    <w:p w14:paraId="1C3F0F6B" w14:textId="77777777" w:rsidR="009519FC" w:rsidRDefault="00000000">
      <w:pPr>
        <w:spacing w:after="120"/>
      </w:pPr>
      <w:r>
        <w:t>Workspaces would allow users to partition their documents, conversations, prompts, costs, and folder structures into separate project spaces. When working “in” a workspace, only that workspace’s content is visible. This addresses the growing problem of unrelated research topics cluttering a single flat library.</w:t>
      </w:r>
    </w:p>
    <w:p w14:paraId="3A3F2D1A" w14:textId="77777777" w:rsidR="009519FC" w:rsidRDefault="00000000">
      <w:pPr>
        <w:spacing w:after="120"/>
      </w:pPr>
      <w:r>
        <w:t xml:space="preserve">The SQLite migration (March 2026) pre-wired </w:t>
      </w:r>
      <w:proofErr w:type="spellStart"/>
      <w:r>
        <w:t>workspace_id</w:t>
      </w:r>
      <w:proofErr w:type="spellEnd"/>
      <w:r>
        <w:t xml:space="preserve"> columns into the folders and </w:t>
      </w:r>
      <w:proofErr w:type="spellStart"/>
      <w:r>
        <w:t>cost_log</w:t>
      </w:r>
      <w:proofErr w:type="spellEnd"/>
      <w:r>
        <w:t xml:space="preserve"> tables. The documents and prompts tables still need </w:t>
      </w:r>
      <w:proofErr w:type="spellStart"/>
      <w:r>
        <w:t>workspace_id</w:t>
      </w:r>
      <w:proofErr w:type="spellEnd"/>
      <w:r>
        <w:t xml:space="preserve"> columns added. A new workspaces table is required (id, name, </w:t>
      </w:r>
      <w:proofErr w:type="spellStart"/>
      <w:r>
        <w:t>created_at</w:t>
      </w:r>
      <w:proofErr w:type="spellEnd"/>
      <w:r>
        <w:t>, description).</w:t>
      </w:r>
    </w:p>
    <w:p w14:paraId="24B1FEE3" w14:textId="77777777" w:rsidR="009519FC" w:rsidRDefault="00000000">
      <w:pPr>
        <w:spacing w:after="120"/>
      </w:pPr>
      <w:r>
        <w:t>Key design decisions already made: Prompts default to global (visible in all workspaces) but can optionally be scoped to specific workspaces. A many-to-many junction table (</w:t>
      </w:r>
      <w:proofErr w:type="spellStart"/>
      <w:r>
        <w:t>prompt_workspaces</w:t>
      </w:r>
      <w:proofErr w:type="spellEnd"/>
      <w:r>
        <w:t xml:space="preserve">) allows a single prompt to be exposed in multiple workspaces without duplication. The same pattern applies to documents, which may be relevant to more than one project. Implementation requires: a workspaces table, </w:t>
      </w:r>
      <w:proofErr w:type="spellStart"/>
      <w:r>
        <w:t>workspace_id</w:t>
      </w:r>
      <w:proofErr w:type="spellEnd"/>
      <w:r>
        <w:t xml:space="preserve"> on documents, a </w:t>
      </w:r>
      <w:proofErr w:type="spellStart"/>
      <w:r>
        <w:t>prompt_workspaces</w:t>
      </w:r>
      <w:proofErr w:type="spellEnd"/>
      <w:r>
        <w:t xml:space="preserve"> junction table, a </w:t>
      </w:r>
      <w:proofErr w:type="spellStart"/>
      <w:r>
        <w:t>document_workspaces</w:t>
      </w:r>
      <w:proofErr w:type="spellEnd"/>
      <w:r>
        <w:t xml:space="preserve"> junction table, UI for creating/switching workspaces, and filtering throughout the app.</w:t>
      </w:r>
    </w:p>
    <w:p w14:paraId="5B8C0608" w14:textId="77777777" w:rsidR="009519FC" w:rsidRDefault="00000000">
      <w:pPr>
        <w:spacing w:after="120"/>
      </w:pPr>
      <w:r>
        <w:rPr>
          <w:i/>
          <w:iCs/>
          <w:color w:val="666666"/>
        </w:rPr>
        <w:t>Moderate effort. The SQLite foundation makes this feasible; the main work is the UI and filtering logic. Slot into Phase B or C depending on user demand.</w:t>
      </w:r>
    </w:p>
    <w:p w14:paraId="25D04A42" w14:textId="77777777" w:rsidR="009519FC" w:rsidRDefault="00000000">
      <w:pPr>
        <w:pStyle w:val="Heading2"/>
        <w:spacing w:before="300" w:after="100"/>
      </w:pPr>
      <w:r>
        <w:t>Enhancement 14: Help Text Editor (NEW)</w:t>
      </w:r>
    </w:p>
    <w:p w14:paraId="42BD884A" w14:textId="77777777" w:rsidR="009519FC" w:rsidRDefault="00000000">
      <w:pPr>
        <w:spacing w:after="120"/>
      </w:pPr>
      <w:r>
        <w:rPr>
          <w:b/>
          <w:bCs/>
        </w:rPr>
        <w:t xml:space="preserve">Status: </w:t>
      </w:r>
      <w:r>
        <w:rPr>
          <w:b/>
          <w:bCs/>
          <w:color w:val="2E7D32"/>
        </w:rPr>
        <w:t>Complete</w:t>
      </w:r>
    </w:p>
    <w:p w14:paraId="7C224F34" w14:textId="77777777" w:rsidR="009519FC" w:rsidRDefault="00000000">
      <w:pPr>
        <w:spacing w:after="120"/>
      </w:pPr>
      <w:r>
        <w:t xml:space="preserve">Fully implemented as maintenance/help_text_editor.py. The tool provides a searchable list of all 143+ help entries loaded from </w:t>
      </w:r>
      <w:proofErr w:type="spellStart"/>
      <w:r>
        <w:t>help_texts.json</w:t>
      </w:r>
      <w:proofErr w:type="spellEnd"/>
      <w:r>
        <w:t xml:space="preserve">, a form-based editor (title, description, tips), Add/Delete buttons, atomic save (write to temp file then rename), and a "Reload in app" button that calls </w:t>
      </w:r>
      <w:proofErr w:type="spellStart"/>
      <w:r>
        <w:t>context_help.reload_help_texts</w:t>
      </w:r>
      <w:proofErr w:type="spellEnd"/>
      <w:r>
        <w:t xml:space="preserve">() if the main app is running. An unsaved-change guard protects against accidental data loss when switching entries or closing the window. Help texts remain in </w:t>
      </w:r>
      <w:proofErr w:type="spellStart"/>
      <w:r>
        <w:t>help_</w:t>
      </w:r>
      <w:proofErr w:type="gramStart"/>
      <w:r>
        <w:t>texts.json</w:t>
      </w:r>
      <w:proofErr w:type="spellEnd"/>
      <w:proofErr w:type="gramEnd"/>
      <w:r>
        <w:t xml:space="preserve"> rather than being migrated to SQLite — the JSON approach proved sufficient.</w:t>
      </w:r>
    </w:p>
    <w:p w14:paraId="4B45734E" w14:textId="77777777" w:rsidR="009519FC" w:rsidRDefault="009519FC">
      <w:pPr>
        <w:spacing w:after="120"/>
      </w:pPr>
    </w:p>
    <w:p w14:paraId="42654317" w14:textId="77777777" w:rsidR="009519FC" w:rsidRDefault="00000000">
      <w:pPr>
        <w:spacing w:after="120"/>
        <w:rPr>
          <w:del w:id="8" w:author="Claude" w:date="2026-04-17T00:00:00Z"/>
        </w:rPr>
      </w:pPr>
      <w:del w:id="9" w:author="Claude" w:date="2026-04-17T00:00:00Z">
        <w:r>
          <w:delText>The context_help.py module would load from SQLite at startup, falling back to help_texts.json if the table is empty (first run or fresh install). The JSON file can still be generated as a one-time export for distribution with the installer. The maintenance tool lives in the project’s maintenance subfolder, accessible to the developer only.</w:delText>
        </w:r>
      </w:del>
    </w:p>
    <w:p w14:paraId="41CB9555" w14:textId="77777777" w:rsidR="009519FC" w:rsidRDefault="00000000">
      <w:pPr>
        <w:spacing w:after="120"/>
      </w:pPr>
      <w:r>
        <w:rPr>
          <w:i/>
          <w:iCs/>
          <w:color w:val="666666"/>
        </w:rPr>
        <w:t xml:space="preserve">Phase A item — complete. Live-preview capability was delivered via the </w:t>
      </w:r>
      <w:proofErr w:type="spellStart"/>
      <w:r>
        <w:rPr>
          <w:i/>
          <w:iCs/>
          <w:color w:val="666666"/>
        </w:rPr>
        <w:t>reload_help_</w:t>
      </w:r>
      <w:proofErr w:type="gramStart"/>
      <w:r>
        <w:rPr>
          <w:i/>
          <w:iCs/>
          <w:color w:val="666666"/>
        </w:rPr>
        <w:t>texts</w:t>
      </w:r>
      <w:proofErr w:type="spellEnd"/>
      <w:r>
        <w:rPr>
          <w:i/>
          <w:iCs/>
          <w:color w:val="666666"/>
        </w:rPr>
        <w:t>(</w:t>
      </w:r>
      <w:proofErr w:type="gramEnd"/>
      <w:r>
        <w:rPr>
          <w:i/>
          <w:iCs/>
          <w:color w:val="666666"/>
        </w:rPr>
        <w:t>) hook. The multi-tab maintenance tool concept (shared UI with Enhancements 15 and 16) was not pursued — a standalone script proved simpler.</w:t>
      </w:r>
    </w:p>
    <w:p w14:paraId="3A2CBEC3" w14:textId="77777777" w:rsidR="009519FC" w:rsidRDefault="00000000">
      <w:pPr>
        <w:pStyle w:val="Heading2"/>
        <w:spacing w:before="300" w:after="100"/>
      </w:pPr>
      <w:r>
        <w:t>Enhancement 15: User-Facing Message Editor (NEW)</w:t>
      </w:r>
    </w:p>
    <w:p w14:paraId="619F135B" w14:textId="77777777" w:rsidR="009519FC" w:rsidRDefault="00000000">
      <w:pPr>
        <w:spacing w:after="120"/>
      </w:pPr>
      <w:r>
        <w:rPr>
          <w:b/>
          <w:bCs/>
        </w:rPr>
        <w:t xml:space="preserve">Status: </w:t>
      </w:r>
      <w:r>
        <w:rPr>
          <w:b/>
          <w:bCs/>
          <w:color w:val="666666"/>
        </w:rPr>
        <w:t>Planned</w:t>
      </w:r>
    </w:p>
    <w:p w14:paraId="2EB68611" w14:textId="77777777" w:rsidR="009519FC" w:rsidRDefault="00000000">
      <w:pPr>
        <w:spacing w:after="120"/>
      </w:pPr>
      <w:r>
        <w:t xml:space="preserve">Error messages, warnings, confirmations, and other user-facing dialog strings are currently hardcoded throughout 30+ source files. When a beta tester reports that a message is confusing or insufficiently informative, finding and changing it requires searching through the codebase. This is slow and </w:t>
      </w:r>
      <w:proofErr w:type="gramStart"/>
      <w:r>
        <w:t>error-prone</w:t>
      </w:r>
      <w:proofErr w:type="gramEnd"/>
      <w:r>
        <w:t>.</w:t>
      </w:r>
    </w:p>
    <w:p w14:paraId="2B420541" w14:textId="77777777" w:rsidR="009519FC" w:rsidRDefault="00000000">
      <w:pPr>
        <w:spacing w:after="120"/>
      </w:pPr>
      <w:r>
        <w:t xml:space="preserve">The proposed solution centralises all user-facing messages into a </w:t>
      </w:r>
      <w:proofErr w:type="spellStart"/>
      <w:proofErr w:type="gramStart"/>
      <w:r>
        <w:t>messages</w:t>
      </w:r>
      <w:proofErr w:type="gramEnd"/>
      <w:r>
        <w:t>.json</w:t>
      </w:r>
      <w:proofErr w:type="spellEnd"/>
      <w:r>
        <w:t xml:space="preserve"> file (and eventually a SQLite table), keyed by message ID, with each entry containing the text, a category (error, warning, info, confirmation), and a note about which module uses it. Code would call </w:t>
      </w:r>
      <w:proofErr w:type="spellStart"/>
      <w:r>
        <w:t>get_message</w:t>
      </w:r>
      <w:proofErr w:type="spellEnd"/>
      <w:r>
        <w:t>(“</w:t>
      </w:r>
      <w:proofErr w:type="spellStart"/>
      <w:r>
        <w:t>ai_connection_failed</w:t>
      </w:r>
      <w:proofErr w:type="spellEnd"/>
      <w:r>
        <w:t>”) instead of embedding the string directly. A maintenance tool — sharing the same UI as the Help Text Editor (Enhancement 14), as a second tab — provides a searchable, filterable table of all messages with edit-in-place and a “Where Used” column showing the source module.</w:t>
      </w:r>
    </w:p>
    <w:p w14:paraId="1ED0689B" w14:textId="77777777" w:rsidR="009519FC" w:rsidRDefault="00000000">
      <w:pPr>
        <w:spacing w:after="120"/>
      </w:pPr>
      <w:r>
        <w:t xml:space="preserve">The main cost is the initial migration — extracting every </w:t>
      </w:r>
      <w:proofErr w:type="spellStart"/>
      <w:r>
        <w:t>messagebox</w:t>
      </w:r>
      <w:proofErr w:type="spellEnd"/>
      <w:r>
        <w:t xml:space="preserve">, </w:t>
      </w:r>
      <w:proofErr w:type="spellStart"/>
      <w:proofErr w:type="gramStart"/>
      <w:r>
        <w:t>status_var.set</w:t>
      </w:r>
      <w:proofErr w:type="spellEnd"/>
      <w:r>
        <w:t>(</w:t>
      </w:r>
      <w:proofErr w:type="gramEnd"/>
      <w:r>
        <w:t>), and inline string. This is tedious but mechanical and can be done incrementally, starting with the most common error dialogs and expanding over time.</w:t>
      </w:r>
    </w:p>
    <w:p w14:paraId="3C49BB8E" w14:textId="77777777" w:rsidR="009519FC" w:rsidRDefault="00000000">
      <w:pPr>
        <w:spacing w:after="120"/>
      </w:pPr>
      <w:r>
        <w:rPr>
          <w:i/>
          <w:iCs/>
          <w:color w:val="666666"/>
        </w:rPr>
        <w:t>Moderate effort (migration is incremental). Particularly valuable during beta. Slot into Phase A alongside Enhancement 14.</w:t>
      </w:r>
    </w:p>
    <w:p w14:paraId="73AD07BB" w14:textId="77777777" w:rsidR="009519FC" w:rsidRDefault="00000000">
      <w:pPr>
        <w:pStyle w:val="Heading2"/>
        <w:spacing w:before="300" w:after="100"/>
      </w:pPr>
      <w:r>
        <w:t>Enhancement 16: Settings Registry (NEW)</w:t>
      </w:r>
    </w:p>
    <w:p w14:paraId="500E8645" w14:textId="77777777" w:rsidR="009519FC" w:rsidRDefault="00000000">
      <w:pPr>
        <w:spacing w:after="120"/>
      </w:pPr>
      <w:r>
        <w:rPr>
          <w:b/>
          <w:bCs/>
        </w:rPr>
        <w:t xml:space="preserve">Status: </w:t>
      </w:r>
      <w:r>
        <w:rPr>
          <w:b/>
          <w:bCs/>
          <w:color w:val="666666"/>
        </w:rPr>
        <w:t>Planned</w:t>
      </w:r>
    </w:p>
    <w:p w14:paraId="5841F04A" w14:textId="77777777" w:rsidR="009519FC" w:rsidRDefault="00000000">
      <w:pPr>
        <w:spacing w:after="120"/>
      </w:pPr>
      <w:r>
        <w:t>Application settings are currently scattered across config.py, config_manager.py, settings_manager.py and various modules, with defaults defined in different places. This makes it difficult to answer basic questions: what settings exist, what are the defaults, which module reads a given setting, or whether a setting is still in use.</w:t>
      </w:r>
    </w:p>
    <w:p w14:paraId="74AC1DF2" w14:textId="77777777" w:rsidR="009519FC" w:rsidRDefault="00000000">
      <w:pPr>
        <w:spacing w:after="120"/>
      </w:pPr>
      <w:r>
        <w:t>The proposed solution is a centralised settings table (key, default value, current value, data type, category, description, which module uses it) with a read-only maintenance viewer. Adding, renaming, or deprecating a setting would be visible in one place rather than requiring changes across multiple files. Could share the same maintenance tool as Enhancements 14 and 15 as an additional tab.</w:t>
      </w:r>
    </w:p>
    <w:p w14:paraId="0A05CFAB" w14:textId="77777777" w:rsidR="009519FC" w:rsidRDefault="00000000">
      <w:pPr>
        <w:spacing w:after="120"/>
      </w:pPr>
      <w:r>
        <w:rPr>
          <w:i/>
          <w:iCs/>
          <w:color w:val="666666"/>
        </w:rPr>
        <w:t>Moderate effort. High day-to-day maintenance value. Slot into Phase A.</w:t>
      </w:r>
    </w:p>
    <w:p w14:paraId="1BFC8540" w14:textId="77777777" w:rsidR="009519FC" w:rsidRDefault="00000000">
      <w:pPr>
        <w:pStyle w:val="Heading2"/>
        <w:spacing w:before="300" w:after="100"/>
      </w:pPr>
      <w:r>
        <w:t>Enhancement 17: Module Dependency Map (NEW)</w:t>
      </w:r>
    </w:p>
    <w:p w14:paraId="4190AF95" w14:textId="77777777" w:rsidR="009519FC" w:rsidRDefault="00000000">
      <w:pPr>
        <w:spacing w:after="120"/>
      </w:pPr>
      <w:r>
        <w:rPr>
          <w:b/>
          <w:bCs/>
        </w:rPr>
        <w:t xml:space="preserve">Status: </w:t>
      </w:r>
      <w:r>
        <w:rPr>
          <w:b/>
          <w:bCs/>
          <w:color w:val="666666"/>
        </w:rPr>
        <w:t>Planned</w:t>
      </w:r>
    </w:p>
    <w:p w14:paraId="66ACBDF8" w14:textId="77777777" w:rsidR="009519FC" w:rsidRDefault="00000000">
      <w:pPr>
        <w:spacing w:after="120"/>
      </w:pPr>
      <w:r>
        <w:t>A standalone maintenance script (maintenance/dependency_map.py) that scans all .</w:t>
      </w:r>
      <w:proofErr w:type="spellStart"/>
      <w:r>
        <w:t>py</w:t>
      </w:r>
      <w:proofErr w:type="spellEnd"/>
      <w:r>
        <w:t xml:space="preserve"> files, parses their import and from-X-import statements, and produces a report showing which modules depend on which others. When changing a function signature or refactoring a module, running this tool immediately shows every module that imports from it. Essentially what PyCharm’s “Find Usages” does, but as a standalone report that can be consulted </w:t>
      </w:r>
      <w:r>
        <w:lastRenderedPageBreak/>
        <w:t>without the IDE. Could output a text report or a Mermaid diagram. Estimated at 60–80 lines of code.</w:t>
      </w:r>
    </w:p>
    <w:p w14:paraId="0C00C0F1" w14:textId="77777777" w:rsidR="009519FC" w:rsidRDefault="00000000">
      <w:pPr>
        <w:spacing w:after="120"/>
      </w:pPr>
      <w:r>
        <w:rPr>
          <w:i/>
          <w:iCs/>
          <w:color w:val="666666"/>
        </w:rPr>
        <w:t>Low effort. Nice-to-have. Slot into Phase A.</w:t>
      </w:r>
    </w:p>
    <w:p w14:paraId="13F69BF8" w14:textId="77777777" w:rsidR="009519FC" w:rsidRDefault="00000000">
      <w:pPr>
        <w:pStyle w:val="Heading2"/>
        <w:spacing w:before="300" w:after="100"/>
      </w:pPr>
      <w:r>
        <w:t>Enhancement 18: Pre-Release Smoke Test (NEW)</w:t>
      </w:r>
    </w:p>
    <w:p w14:paraId="76CA3855" w14:textId="77777777" w:rsidR="009519FC" w:rsidRDefault="00000000">
      <w:pPr>
        <w:spacing w:after="120"/>
      </w:pPr>
      <w:r>
        <w:rPr>
          <w:b/>
          <w:bCs/>
        </w:rPr>
        <w:t xml:space="preserve">Status: </w:t>
      </w:r>
      <w:r>
        <w:rPr>
          <w:b/>
          <w:bCs/>
          <w:color w:val="666666"/>
        </w:rPr>
        <w:t>Planned</w:t>
      </w:r>
    </w:p>
    <w:p w14:paraId="46DFFA68" w14:textId="77777777" w:rsidR="009519FC" w:rsidRDefault="00000000">
      <w:pPr>
        <w:spacing w:after="120"/>
      </w:pPr>
      <w:r>
        <w:t>A maintenance script (maintenance/smoke_test.py) that runs basic sanity checks before building the installer. Checks would include: all imports resolve (no typos in module names), all help text keys referenced in code exist in the help texts table, all message keys exist in the messages table, no duplicate function names within a module, all SQLite feature flags are set to their intended values, and version number in version.py has been incremented since the last build. Catches the kind of silly mistakes that only surface after building and distributing.</w:t>
      </w:r>
    </w:p>
    <w:p w14:paraId="1996466B" w14:textId="77777777" w:rsidR="009519FC" w:rsidRDefault="00000000">
      <w:pPr>
        <w:spacing w:after="120"/>
      </w:pPr>
      <w:r>
        <w:rPr>
          <w:i/>
          <w:iCs/>
          <w:color w:val="666666"/>
        </w:rPr>
        <w:t>Low effort. High value — catches errors before they reach users. Slot into Phase A. Best built after Enhancements 14 and 15 are in place so it can validate their key lookups.</w:t>
      </w:r>
    </w:p>
    <w:p w14:paraId="35183A28" w14:textId="77777777" w:rsidR="009519FC" w:rsidRDefault="00000000">
      <w:pPr>
        <w:pStyle w:val="Heading2"/>
        <w:spacing w:before="300" w:after="100"/>
      </w:pPr>
      <w:r>
        <w:t>Enhancement 19: Config/Constants Audit Tool (NEW)</w:t>
      </w:r>
    </w:p>
    <w:p w14:paraId="7D7BEEB6" w14:textId="77777777" w:rsidR="009519FC" w:rsidRDefault="00000000">
      <w:pPr>
        <w:spacing w:after="120"/>
      </w:pPr>
      <w:r>
        <w:rPr>
          <w:b/>
          <w:bCs/>
        </w:rPr>
        <w:t xml:space="preserve">Status: </w:t>
      </w:r>
      <w:r>
        <w:rPr>
          <w:b/>
          <w:bCs/>
          <w:color w:val="666666"/>
        </w:rPr>
        <w:t>Planned</w:t>
      </w:r>
    </w:p>
    <w:p w14:paraId="1681C8AF" w14:textId="77777777" w:rsidR="009519FC" w:rsidRDefault="00000000">
      <w:pPr>
        <w:spacing w:after="120"/>
      </w:pPr>
      <w:r>
        <w:t xml:space="preserve">A one-off scan tool (maintenance/constants_audit.py) that finds magic numbers and hardcoded paths buried in source files — things like </w:t>
      </w:r>
      <w:proofErr w:type="spellStart"/>
      <w:r>
        <w:t>max_versions</w:t>
      </w:r>
      <w:proofErr w:type="spellEnd"/>
      <w:r>
        <w:t xml:space="preserve"> = 10, timeout = 30, </w:t>
      </w:r>
      <w:proofErr w:type="spellStart"/>
      <w:r>
        <w:t>chunk_size</w:t>
      </w:r>
      <w:proofErr w:type="spellEnd"/>
      <w:r>
        <w:t xml:space="preserve"> = 4000, file paths like “cost_log.txt”. Scans all .</w:t>
      </w:r>
      <w:proofErr w:type="spellStart"/>
      <w:r>
        <w:t>py</w:t>
      </w:r>
      <w:proofErr w:type="spellEnd"/>
      <w:r>
        <w:t xml:space="preserve"> files for numeric literals and string literals that look like configuration (paths, URLs, sizes, limits) and reports them with their file and line number. Not automated extraction — just a report that </w:t>
      </w:r>
      <w:proofErr w:type="gramStart"/>
      <w:r>
        <w:t>says</w:t>
      </w:r>
      <w:proofErr w:type="gramEnd"/>
      <w:r>
        <w:t xml:space="preserve"> “here are N hardcoded values you might want to centralise.” Run occasionally as a housekeeping exercise; results feed into the Settings Registry (Enhancement 16).</w:t>
      </w:r>
    </w:p>
    <w:p w14:paraId="0BFCB220" w14:textId="77777777" w:rsidR="009519FC" w:rsidRDefault="00000000">
      <w:pPr>
        <w:spacing w:after="120"/>
      </w:pPr>
      <w:r>
        <w:rPr>
          <w:i/>
          <w:iCs/>
          <w:color w:val="666666"/>
        </w:rPr>
        <w:t>Low effort. Run as needed rather than a permanent fixture. Slot into Phase A.</w:t>
      </w:r>
    </w:p>
    <w:p w14:paraId="784A3337" w14:textId="77777777" w:rsidR="009519FC" w:rsidRDefault="00000000">
      <w:pPr>
        <w:pStyle w:val="Heading2"/>
        <w:spacing w:before="300" w:after="100"/>
      </w:pPr>
      <w:r>
        <w:t>Enhancement 20: Function-Level Documentation Pass (NEW)</w:t>
      </w:r>
    </w:p>
    <w:p w14:paraId="519BAAA8" w14:textId="77777777" w:rsidR="009519FC" w:rsidRDefault="00000000">
      <w:pPr>
        <w:spacing w:after="120"/>
      </w:pPr>
      <w:r>
        <w:rPr>
          <w:b/>
          <w:bCs/>
        </w:rPr>
        <w:t xml:space="preserve">Status: </w:t>
      </w:r>
      <w:r>
        <w:rPr>
          <w:b/>
          <w:bCs/>
          <w:color w:val="666666"/>
        </w:rPr>
        <w:t>Planned</w:t>
      </w:r>
    </w:p>
    <w:p w14:paraId="5BEEDB9A" w14:textId="77777777" w:rsidR="009519FC" w:rsidRDefault="00000000">
      <w:pPr>
        <w:spacing w:after="120"/>
      </w:pPr>
      <w:r>
        <w:t xml:space="preserve">The codebase has good file-level docstrings and the Project Map provides a high-level view of every module, but individual functions are often light on explanation of why rather than what. Self-explanatory functions like </w:t>
      </w:r>
      <w:proofErr w:type="spellStart"/>
      <w:r>
        <w:t>delete_document</w:t>
      </w:r>
      <w:proofErr w:type="spellEnd"/>
      <w:r>
        <w:t>(</w:t>
      </w:r>
      <w:proofErr w:type="spellStart"/>
      <w:r>
        <w:t>doc_id</w:t>
      </w:r>
      <w:proofErr w:type="spellEnd"/>
      <w:r>
        <w:t>) don’t need help, but non-obvious logic — things like _</w:t>
      </w:r>
      <w:proofErr w:type="spellStart"/>
      <w:r>
        <w:t>init_source_collapse_state</w:t>
      </w:r>
      <w:proofErr w:type="spellEnd"/>
      <w:r>
        <w:t>(), _</w:t>
      </w:r>
      <w:proofErr w:type="spellStart"/>
      <w:r>
        <w:t>check_expansion_warning</w:t>
      </w:r>
      <w:proofErr w:type="spellEnd"/>
      <w:r>
        <w:t xml:space="preserve">(), </w:t>
      </w:r>
      <w:proofErr w:type="spellStart"/>
      <w:r>
        <w:t>curate_models_with_ai</w:t>
      </w:r>
      <w:proofErr w:type="spellEnd"/>
      <w:r>
        <w:t>(), or _migrate_v1_to_v2() — would benefit from concise docstrings explaining the reasoning, edge cases handled, and any assumptions made.</w:t>
      </w:r>
    </w:p>
    <w:p w14:paraId="756B8459" w14:textId="77777777" w:rsidR="009519FC" w:rsidRDefault="00000000">
      <w:pPr>
        <w:spacing w:after="120"/>
      </w:pPr>
      <w:r>
        <w:t>The approach is a systematic module-by-module pass: read each source file, identify functions where the name alone does not convey the full picture, and add or improve docstrings explaining the intent, parameters, return values, side effects, and any non-obvious logic. This is an incremental task that can be done one module at a time, prioritising the most complex modules first (Main.py, thread_viewer.py, document_library.py, ai_handler.py, db_manager.py). The Project Map already documents public interfaces; this enhancement fills the gap at the individual function level within the code itself.</w:t>
      </w:r>
    </w:p>
    <w:p w14:paraId="38C14FA1" w14:textId="77777777" w:rsidR="009519FC" w:rsidRDefault="00000000">
      <w:pPr>
        <w:spacing w:after="120"/>
      </w:pPr>
      <w:r>
        <w:rPr>
          <w:i/>
          <w:iCs/>
          <w:color w:val="666666"/>
        </w:rPr>
        <w:t>Moderate effort (spread over time). High long-term maintainability value. Can be done incrementally alongside other work. Slot into Phase A.</w:t>
      </w:r>
    </w:p>
    <w:p w14:paraId="6B18B2B8" w14:textId="77777777" w:rsidR="009519FC" w:rsidRDefault="009519FC">
      <w:pPr>
        <w:pBdr>
          <w:bottom w:val="single" w:sz="6" w:space="1" w:color="2E5090"/>
        </w:pBdr>
        <w:spacing w:before="200" w:after="200"/>
      </w:pPr>
    </w:p>
    <w:p w14:paraId="2D8D37E1" w14:textId="77777777" w:rsidR="009519FC" w:rsidRDefault="00000000">
      <w:pPr>
        <w:pStyle w:val="Heading1"/>
      </w:pPr>
      <w:r>
        <w:t>Features Built That Aren’t in the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519FC" w14:paraId="6B8002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A5701B" w14:textId="77777777" w:rsidR="009519FC" w:rsidRDefault="00000000">
            <w:r>
              <w:rPr>
                <w:b/>
                <w:bCs/>
                <w:sz w:val="20"/>
                <w:szCs w:val="20"/>
              </w:rPr>
              <w:lastRenderedPageBreak/>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CA8C94" w14:textId="77777777" w:rsidR="009519FC" w:rsidRDefault="00000000">
            <w:r>
              <w:rPr>
                <w:b/>
                <w:bCs/>
                <w:sz w:val="20"/>
                <w:szCs w:val="20"/>
              </w:rPr>
              <w:t>Description</w:t>
            </w:r>
          </w:p>
        </w:tc>
      </w:tr>
      <w:tr w:rsidR="009519FC" w14:paraId="79F1C3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18D84" w14:textId="77777777" w:rsidR="009519FC" w:rsidRDefault="00000000">
            <w:proofErr w:type="spellStart"/>
            <w:r>
              <w:rPr>
                <w:b/>
                <w:bCs/>
                <w:sz w:val="20"/>
                <w:szCs w:val="20"/>
              </w:rPr>
              <w:t>Ollama</w:t>
            </w:r>
            <w:proofErr w:type="spellEnd"/>
            <w:r>
              <w:rPr>
                <w:b/>
                <w:bCs/>
                <w:sz w:val="20"/>
                <w:szCs w:val="20"/>
              </w:rPr>
              <w:t xml:space="preserve"> Local AI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ECF41" w14:textId="77777777" w:rsidR="009519FC" w:rsidRDefault="00000000">
            <w:r>
              <w:rPr>
                <w:sz w:val="20"/>
                <w:szCs w:val="20"/>
              </w:rPr>
              <w:t xml:space="preserve">Full local AI support via </w:t>
            </w:r>
            <w:proofErr w:type="spellStart"/>
            <w:r>
              <w:rPr>
                <w:sz w:val="20"/>
                <w:szCs w:val="20"/>
              </w:rPr>
              <w:t>Ollama</w:t>
            </w:r>
            <w:proofErr w:type="spellEnd"/>
            <w:r>
              <w:rPr>
                <w:sz w:val="20"/>
                <w:szCs w:val="20"/>
              </w:rPr>
              <w:t xml:space="preserve"> (replaced LM Studio). Includes local_ai_manager.py, local_ai_setup_dialog.py, local_model_manager.py for model download and management.</w:t>
            </w:r>
          </w:p>
        </w:tc>
      </w:tr>
      <w:tr w:rsidR="009519FC" w14:paraId="325DEC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DF8219" w14:textId="77777777" w:rsidR="009519FC" w:rsidRDefault="00000000">
            <w:r>
              <w:rPr>
                <w:b/>
                <w:bCs/>
                <w:sz w:val="20"/>
                <w:szCs w:val="20"/>
              </w:rPr>
              <w:t>Dictation / Speech-to-Text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8EDA69" w14:textId="77777777" w:rsidR="009519FC" w:rsidRDefault="00000000">
            <w:r>
              <w:rPr>
                <w:sz w:val="20"/>
                <w:szCs w:val="20"/>
              </w:rPr>
              <w:t>Voice input via dictation_dialog.py. Supports local-first (Faster Whisper), cloud (selected engine), and local-only modes.</w:t>
            </w:r>
          </w:p>
        </w:tc>
      </w:tr>
      <w:tr w:rsidR="009519FC" w14:paraId="5DAC6A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5C163" w14:textId="77777777" w:rsidR="009519FC" w:rsidRDefault="00000000">
            <w:r>
              <w:rPr>
                <w:b/>
                <w:bCs/>
                <w:sz w:val="20"/>
                <w:szCs w:val="20"/>
              </w:rPr>
              <w:t>Standalone Conversations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8CE3B" w14:textId="77777777" w:rsidR="009519FC" w:rsidRDefault="00000000">
            <w:r>
              <w:rPr>
                <w:sz w:val="20"/>
                <w:szCs w:val="20"/>
              </w:rPr>
              <w:t>AI chat without loading any documents. Auto-generated titles, save-to-library option.</w:t>
            </w:r>
          </w:p>
        </w:tc>
      </w:tr>
      <w:tr w:rsidR="009519FC" w14:paraId="34AA60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6D4C8A" w14:textId="77777777" w:rsidR="009519FC" w:rsidRDefault="00000000">
            <w:r>
              <w:rPr>
                <w:b/>
                <w:bCs/>
                <w:sz w:val="20"/>
                <w:szCs w:val="20"/>
              </w:rPr>
              <w:t>First-Run Wizard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1E1F7B" w14:textId="77777777" w:rsidR="009519FC" w:rsidRDefault="00000000">
            <w:r>
              <w:rPr>
                <w:sz w:val="20"/>
                <w:szCs w:val="20"/>
              </w:rPr>
              <w:t>Guided setup for new users (first_run_wizard.py, setup_wizard.py).</w:t>
            </w:r>
          </w:p>
        </w:tc>
      </w:tr>
      <w:tr w:rsidR="009519FC" w14:paraId="0D5661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3CEF1" w14:textId="77777777" w:rsidR="009519FC" w:rsidRDefault="00000000">
            <w:r>
              <w:rPr>
                <w:b/>
                <w:bCs/>
                <w:sz w:val="20"/>
                <w:szCs w:val="20"/>
              </w:rPr>
              <w:t>Context Help System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6AB4C" w14:textId="77777777" w:rsidR="009519FC" w:rsidRDefault="00000000">
            <w:r>
              <w:rPr>
                <w:sz w:val="20"/>
                <w:szCs w:val="20"/>
              </w:rPr>
              <w:t xml:space="preserve">Right-click tooltips throughout the UI, loaded from </w:t>
            </w:r>
            <w:proofErr w:type="spellStart"/>
            <w:r>
              <w:rPr>
                <w:sz w:val="20"/>
                <w:szCs w:val="20"/>
              </w:rPr>
              <w:t>help_</w:t>
            </w:r>
            <w:proofErr w:type="gramStart"/>
            <w:r>
              <w:rPr>
                <w:sz w:val="20"/>
                <w:szCs w:val="20"/>
              </w:rPr>
              <w:t>texts.json</w:t>
            </w:r>
            <w:proofErr w:type="spellEnd"/>
            <w:proofErr w:type="gramEnd"/>
            <w:r>
              <w:rPr>
                <w:sz w:val="20"/>
                <w:szCs w:val="20"/>
              </w:rPr>
              <w:t xml:space="preserve"> (context_help.py).</w:t>
            </w:r>
          </w:p>
        </w:tc>
      </w:tr>
      <w:tr w:rsidR="009519FC" w14:paraId="155670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F47023" w14:textId="77777777" w:rsidR="009519FC" w:rsidRDefault="00000000">
            <w:r>
              <w:rPr>
                <w:b/>
                <w:bCs/>
                <w:sz w:val="20"/>
                <w:szCs w:val="20"/>
              </w:rPr>
              <w:t>GitHub Update Checker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ED24B" w14:textId="77777777" w:rsidR="009519FC" w:rsidRDefault="00000000">
            <w:r>
              <w:rPr>
                <w:sz w:val="20"/>
                <w:szCs w:val="20"/>
              </w:rPr>
              <w:t>Version checking against the GitHub repo (update_checker.py).</w:t>
            </w:r>
          </w:p>
        </w:tc>
      </w:tr>
      <w:tr w:rsidR="009519FC" w14:paraId="6DF48A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4A027" w14:textId="77777777" w:rsidR="009519FC" w:rsidRDefault="00000000">
            <w:r>
              <w:rPr>
                <w:b/>
                <w:bCs/>
                <w:sz w:val="20"/>
                <w:szCs w:val="20"/>
              </w:rPr>
              <w:t>Cost Tracking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0D0BD" w14:textId="77777777" w:rsidR="009519FC" w:rsidRDefault="00000000">
            <w:r>
              <w:rPr>
                <w:sz w:val="20"/>
                <w:szCs w:val="20"/>
              </w:rPr>
              <w:t>Logs AI API costs to cost_log.txt (cost_tracker.py).</w:t>
            </w:r>
          </w:p>
        </w:tc>
      </w:tr>
      <w:tr w:rsidR="009519FC" w14:paraId="783043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75E24D" w14:textId="77777777" w:rsidR="009519FC" w:rsidRDefault="00000000">
            <w:r>
              <w:rPr>
                <w:b/>
                <w:bCs/>
                <w:sz w:val="20"/>
                <w:szCs w:val="20"/>
              </w:rPr>
              <w:t>Smart OCR Caching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779232" w14:textId="77777777" w:rsidR="009519FC" w:rsidRDefault="00000000">
            <w:r>
              <w:rPr>
                <w:sz w:val="20"/>
                <w:szCs w:val="20"/>
              </w:rPr>
              <w:t>Re-scan dialog (re-scan / use cached / cancel) for scanned PDFs, preventing stale Tesseract results.</w:t>
            </w:r>
          </w:p>
        </w:tc>
      </w:tr>
      <w:tr w:rsidR="009519FC" w14:paraId="7C6869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96772" w14:textId="77777777" w:rsidR="009519FC" w:rsidRDefault="00000000">
            <w:r>
              <w:rPr>
                <w:b/>
                <w:bCs/>
                <w:sz w:val="20"/>
                <w:szCs w:val="20"/>
              </w:rPr>
              <w:t>Substack Support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267E4" w14:textId="77777777" w:rsidR="009519FC" w:rsidRDefault="00000000">
            <w:r>
              <w:rPr>
                <w:sz w:val="20"/>
                <w:szCs w:val="20"/>
              </w:rPr>
              <w:t>Article and podcast extraction from Substack URLs (substack_utils.py).</w:t>
            </w:r>
          </w:p>
        </w:tc>
      </w:tr>
      <w:tr w:rsidR="009519FC" w14:paraId="682592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B08EE1" w14:textId="77777777" w:rsidR="009519FC" w:rsidRDefault="00000000">
            <w:r>
              <w:rPr>
                <w:b/>
                <w:bCs/>
                <w:sz w:val="20"/>
                <w:szCs w:val="20"/>
              </w:rPr>
              <w:t>Spreadsheet Support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635AA" w14:textId="77777777" w:rsidR="009519FC" w:rsidRDefault="00000000">
            <w:r>
              <w:rPr>
                <w:sz w:val="20"/>
                <w:szCs w:val="20"/>
              </w:rPr>
              <w:t>CSV and XLSX file reading (</w:t>
            </w:r>
            <w:proofErr w:type="spellStart"/>
            <w:r>
              <w:rPr>
                <w:sz w:val="20"/>
                <w:szCs w:val="20"/>
              </w:rPr>
              <w:t>openpyxl</w:t>
            </w:r>
            <w:proofErr w:type="spellEnd"/>
            <w:r>
              <w:rPr>
                <w:sz w:val="20"/>
                <w:szCs w:val="20"/>
              </w:rPr>
              <w:t xml:space="preserve">, </w:t>
            </w:r>
            <w:proofErr w:type="gramStart"/>
            <w:r>
              <w:rPr>
                <w:sz w:val="20"/>
                <w:szCs w:val="20"/>
              </w:rPr>
              <w:t>pandas</w:t>
            </w:r>
            <w:proofErr w:type="gramEnd"/>
            <w:r>
              <w:rPr>
                <w:sz w:val="20"/>
                <w:szCs w:val="20"/>
              </w:rPr>
              <w:t xml:space="preserve"> integration).</w:t>
            </w:r>
          </w:p>
        </w:tc>
      </w:tr>
      <w:tr w:rsidR="009519FC" w14:paraId="744553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3A787" w14:textId="77777777" w:rsidR="009519FC" w:rsidRDefault="00000000">
            <w:r>
              <w:rPr>
                <w:b/>
                <w:bCs/>
                <w:sz w:val="20"/>
                <w:szCs w:val="20"/>
              </w:rPr>
              <w:t>Video Platform Support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E879B" w14:textId="77777777" w:rsidR="009519FC" w:rsidRDefault="00000000">
            <w:r>
              <w:rPr>
                <w:sz w:val="20"/>
                <w:szCs w:val="20"/>
              </w:rPr>
              <w:t>Multi-platform video handling beyond YouTube (video_platform_utils.py).</w:t>
            </w:r>
          </w:p>
        </w:tc>
      </w:tr>
      <w:tr w:rsidR="009519FC" w14:paraId="10545F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B06B82" w14:textId="77777777" w:rsidR="009519FC" w:rsidRDefault="00000000">
            <w:r>
              <w:rPr>
                <w:b/>
                <w:bCs/>
                <w:sz w:val="20"/>
                <w:szCs w:val="20"/>
              </w:rPr>
              <w:t>Bundled Installer Tools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1922AE" w14:textId="77777777" w:rsidR="009519FC" w:rsidRDefault="00000000">
            <w:r>
              <w:rPr>
                <w:sz w:val="20"/>
                <w:szCs w:val="20"/>
              </w:rPr>
              <w:t xml:space="preserve">Tesseract, Poppler, and </w:t>
            </w:r>
            <w:proofErr w:type="spellStart"/>
            <w:r>
              <w:rPr>
                <w:sz w:val="20"/>
                <w:szCs w:val="20"/>
              </w:rPr>
              <w:t>FFmpeg</w:t>
            </w:r>
            <w:proofErr w:type="spellEnd"/>
            <w:r>
              <w:rPr>
                <w:sz w:val="20"/>
                <w:szCs w:val="20"/>
              </w:rPr>
              <w:t xml:space="preserve"> bundled in the </w:t>
            </w:r>
            <w:proofErr w:type="spellStart"/>
            <w:r>
              <w:rPr>
                <w:sz w:val="20"/>
                <w:szCs w:val="20"/>
              </w:rPr>
              <w:t>InnoSetup</w:t>
            </w:r>
            <w:proofErr w:type="spellEnd"/>
            <w:r>
              <w:rPr>
                <w:sz w:val="20"/>
                <w:szCs w:val="20"/>
              </w:rPr>
              <w:t xml:space="preserve"> installer.</w:t>
            </w:r>
          </w:p>
        </w:tc>
      </w:tr>
      <w:tr w:rsidR="009519FC" w14:paraId="6EB779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E0497" w14:textId="77777777" w:rsidR="009519FC" w:rsidRDefault="00000000">
            <w:r>
              <w:rPr>
                <w:b/>
                <w:bCs/>
                <w:sz w:val="20"/>
                <w:szCs w:val="20"/>
              </w:rPr>
              <w:t>Branch/Conversation Management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2D8E4" w14:textId="77777777" w:rsidR="009519FC" w:rsidRDefault="00000000">
            <w:r>
              <w:rPr>
                <w:sz w:val="20"/>
                <w:szCs w:val="20"/>
              </w:rPr>
              <w:t>Multiple conversation branches per source document with branch picker dialog.</w:t>
            </w:r>
          </w:p>
        </w:tc>
      </w:tr>
      <w:tr w:rsidR="009519FC" w14:paraId="2763BB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CF0274" w14:textId="77777777" w:rsidR="009519FC" w:rsidRDefault="00000000">
            <w:r>
              <w:rPr>
                <w:b/>
                <w:bCs/>
                <w:sz w:val="20"/>
                <w:szCs w:val="20"/>
              </w:rPr>
              <w:t>Auto-Save Responses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DCA39" w14:textId="77777777" w:rsidR="009519FC" w:rsidRDefault="00000000">
            <w:r>
              <w:rPr>
                <w:sz w:val="20"/>
                <w:szCs w:val="20"/>
              </w:rPr>
              <w:t>Configurable automatic saving of AI responses (auto_save_responses.py, universal_document_saver.py).</w:t>
            </w:r>
          </w:p>
        </w:tc>
      </w:tr>
      <w:tr w:rsidR="009519FC" w14:paraId="5836CE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86DCD" w14:textId="77777777" w:rsidR="009519FC" w:rsidRDefault="00000000">
            <w:r>
              <w:rPr>
                <w:b/>
                <w:bCs/>
                <w:sz w:val="20"/>
                <w:szCs w:val="20"/>
              </w:rPr>
              <w:t>Curated Default Prompts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92B17" w14:textId="77777777" w:rsidR="009519FC" w:rsidRDefault="00000000">
            <w:r>
              <w:rPr>
                <w:sz w:val="20"/>
                <w:szCs w:val="20"/>
              </w:rPr>
              <w:t xml:space="preserve">Starter prompt library shipped via </w:t>
            </w:r>
            <w:proofErr w:type="spellStart"/>
            <w:r>
              <w:rPr>
                <w:sz w:val="20"/>
                <w:szCs w:val="20"/>
              </w:rPr>
              <w:t>default_</w:t>
            </w:r>
            <w:proofErr w:type="gramStart"/>
            <w:r>
              <w:rPr>
                <w:sz w:val="20"/>
                <w:szCs w:val="20"/>
              </w:rPr>
              <w:t>prompts.json</w:t>
            </w:r>
            <w:proofErr w:type="spellEnd"/>
            <w:proofErr w:type="gramEnd"/>
            <w:r>
              <w:rPr>
                <w:sz w:val="20"/>
                <w:szCs w:val="20"/>
              </w:rPr>
              <w:t xml:space="preserve"> with auto-upgrade from stale defaults.</w:t>
            </w:r>
          </w:p>
        </w:tc>
      </w:tr>
      <w:tr w:rsidR="009519FC" w14:paraId="298B54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E6104" w14:textId="77777777" w:rsidR="009519FC" w:rsidRDefault="00000000">
            <w:r>
              <w:rPr>
                <w:b/>
                <w:bCs/>
                <w:sz w:val="20"/>
                <w:szCs w:val="20"/>
              </w:rPr>
              <w:t>SQLite Database Migration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CA38D" w14:textId="77777777" w:rsidR="009519FC" w:rsidRDefault="00000000">
            <w:r>
              <w:rPr>
                <w:sz w:val="20"/>
                <w:szCs w:val="20"/>
              </w:rPr>
              <w:t>Complete migration from JSON file storage to SQLite database (db_manager.py). Seven stages covering costs, embeddings, prompts, documents, entries, conversations, processed outputs, and folder trees. All data types now read/write via SQLite with JSON as fallback/backup. Includes adapter modules (prompt_db_adapter.py, document_db_adapter.py) and feature flags for staged rollout. Lays the foundation for future Workspaces feature.</w:t>
            </w:r>
          </w:p>
        </w:tc>
      </w:tr>
      <w:tr w:rsidR="009519FC" w14:paraId="65CF64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50559" w14:textId="77777777" w:rsidR="009519FC" w:rsidRDefault="00000000">
            <w:r>
              <w:rPr>
                <w:b/>
                <w:bCs/>
                <w:sz w:val="20"/>
                <w:szCs w:val="20"/>
              </w:rPr>
              <w:t>F1 Context Help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B0299" w14:textId="77777777" w:rsidR="009519FC" w:rsidRDefault="00000000">
            <w:r>
              <w:rPr>
                <w:sz w:val="20"/>
                <w:szCs w:val="20"/>
              </w:rPr>
              <w:t xml:space="preserve">Context-sensitive help migrated from right-click to F1 key. Pressing F1 while hovering over any registered widget shows its help popup. Frees right-click for future context menus (export, rename, move to folder, etc.) throughout both libraries and the thread viewer. Updated context_help.py, Main.py, and </w:t>
            </w:r>
            <w:proofErr w:type="spellStart"/>
            <w:r>
              <w:rPr>
                <w:sz w:val="20"/>
                <w:szCs w:val="20"/>
              </w:rPr>
              <w:t>help_</w:t>
            </w:r>
            <w:proofErr w:type="gramStart"/>
            <w:r>
              <w:rPr>
                <w:sz w:val="20"/>
                <w:szCs w:val="20"/>
              </w:rPr>
              <w:t>texts.json</w:t>
            </w:r>
            <w:proofErr w:type="spellEnd"/>
            <w:proofErr w:type="gramEnd"/>
            <w:r>
              <w:rPr>
                <w:sz w:val="20"/>
                <w:szCs w:val="20"/>
              </w:rPr>
              <w:t>.</w:t>
            </w:r>
          </w:p>
        </w:tc>
      </w:tr>
    </w:tbl>
    <w:p w14:paraId="6043D057" w14:textId="77777777" w:rsidR="009519FC" w:rsidRDefault="009519FC">
      <w:pPr>
        <w:pBdr>
          <w:bottom w:val="single" w:sz="6" w:space="1" w:color="2E5090"/>
        </w:pBdr>
        <w:spacing w:before="300" w:after="200"/>
      </w:pPr>
    </w:p>
    <w:p w14:paraId="249C9550" w14:textId="77777777" w:rsidR="009519FC" w:rsidRDefault="00000000">
      <w:pPr>
        <w:pStyle w:val="Heading1"/>
      </w:pPr>
      <w:r>
        <w:t>Revised Phasing Recommendation</w:t>
      </w:r>
    </w:p>
    <w:p w14:paraId="2618F3A2" w14:textId="77777777" w:rsidR="009519FC" w:rsidRDefault="00000000">
      <w:pPr>
        <w:spacing w:after="120"/>
      </w:pPr>
      <w:r>
        <w:t>Given the current state, the original 5-phase structure is obsolete. Here is a suggested re-phasing of the remaining work:</w:t>
      </w:r>
    </w:p>
    <w:p w14:paraId="264751F7" w14:textId="77777777" w:rsidR="009519FC" w:rsidRDefault="00000000">
      <w:pPr>
        <w:pStyle w:val="Heading2"/>
        <w:spacing w:before="240"/>
      </w:pPr>
      <w:r>
        <w:rPr>
          <w:color w:val="2E5090"/>
        </w:rPr>
        <w:lastRenderedPageBreak/>
        <w:t>Phase A: Quick Wins (Days)</w:t>
      </w:r>
    </w:p>
    <w:p w14:paraId="1920287B" w14:textId="77777777" w:rsidR="009519FC" w:rsidRDefault="00000000">
      <w:pPr>
        <w:spacing w:after="120"/>
      </w:pPr>
      <w:ins w:id="10" w:author="Claude" w:date="2026-04-17T00:00:00Z">
        <w:r>
          <w:rPr>
            <w:b/>
            <w:bCs/>
          </w:rPr>
          <w:t xml:space="preserve">1. Prompt Import/Export </w:t>
        </w:r>
        <w:r>
          <w:t xml:space="preserve">(Enhancement 1) — </w:t>
        </w:r>
      </w:ins>
      <w:r>
        <w:t>Complete (March 2026). See Enhancement 1 above for full details. Document export (full content, entries, and conversation threads) remains outstanding as a follow-on item.</w:t>
      </w:r>
    </w:p>
    <w:p w14:paraId="01BDAF8F" w14:textId="77777777" w:rsidR="009519FC" w:rsidRDefault="00000000">
      <w:pPr>
        <w:spacing w:after="120"/>
      </w:pPr>
      <w:r>
        <w:rPr>
          <w:b/>
          <w:bCs/>
        </w:rPr>
        <w:t xml:space="preserve">2. GitHub-Hosted Model Lists </w:t>
      </w:r>
      <w:r>
        <w:t xml:space="preserve">(Enhancement 12a) — Publish a curated </w:t>
      </w:r>
      <w:proofErr w:type="spellStart"/>
      <w:proofErr w:type="gramStart"/>
      <w:r>
        <w:t>models.json</w:t>
      </w:r>
      <w:proofErr w:type="spellEnd"/>
      <w:proofErr w:type="gramEnd"/>
      <w:r>
        <w:t xml:space="preserve"> to the GitHub repo and wire up model_updater.py to pull it. </w:t>
      </w:r>
      <w:proofErr w:type="gramStart"/>
      <w:r>
        <w:t>Minimal code change,</w:t>
      </w:r>
      <w:proofErr w:type="gramEnd"/>
      <w:r>
        <w:t xml:space="preserve"> eliminates the need for a full rebuild every time a new model is released.</w:t>
      </w:r>
    </w:p>
    <w:p w14:paraId="6504AF41" w14:textId="77777777" w:rsidR="009519FC" w:rsidRDefault="00000000">
      <w:pPr>
        <w:spacing w:after="120"/>
      </w:pPr>
      <w:r>
        <w:rPr>
          <w:b/>
          <w:bCs/>
        </w:rPr>
        <w:t xml:space="preserve">3. Help Text Editor </w:t>
      </w:r>
      <w:r>
        <w:t xml:space="preserve">(Enhancement 14) — Migrate help texts from </w:t>
      </w:r>
      <w:proofErr w:type="spellStart"/>
      <w:r>
        <w:t>help_</w:t>
      </w:r>
      <w:proofErr w:type="gramStart"/>
      <w:r>
        <w:t>texts.json</w:t>
      </w:r>
      <w:proofErr w:type="spellEnd"/>
      <w:proofErr w:type="gramEnd"/>
      <w:r>
        <w:t xml:space="preserve"> to a SQLite table and build a standalone maintenance tool (maintenance/help_text_editor.py) with a table view, edit form, and live preview. Developer-only tool that makes maintaining context-sensitive help much faster.</w:t>
      </w:r>
    </w:p>
    <w:p w14:paraId="7FC43431" w14:textId="77777777" w:rsidR="009519FC" w:rsidRDefault="00000000">
      <w:pPr>
        <w:spacing w:after="120"/>
      </w:pPr>
      <w:r>
        <w:rPr>
          <w:b/>
          <w:bCs/>
        </w:rPr>
        <w:t xml:space="preserve">4. User-Facing Message Editor </w:t>
      </w:r>
      <w:r>
        <w:t xml:space="preserve">(Enhancement 15) — Centralise all hardcoded error messages, warnings, confirmations, and status bar strings into a </w:t>
      </w:r>
      <w:proofErr w:type="spellStart"/>
      <w:proofErr w:type="gramStart"/>
      <w:r>
        <w:t>messages.json</w:t>
      </w:r>
      <w:proofErr w:type="spellEnd"/>
      <w:proofErr w:type="gramEnd"/>
      <w:r>
        <w:t xml:space="preserve"> / SQLite table with </w:t>
      </w:r>
      <w:proofErr w:type="spellStart"/>
      <w:r>
        <w:t>get_</w:t>
      </w:r>
      <w:proofErr w:type="gramStart"/>
      <w:r>
        <w:t>message</w:t>
      </w:r>
      <w:proofErr w:type="spellEnd"/>
      <w:r>
        <w:t>(</w:t>
      </w:r>
      <w:proofErr w:type="gramEnd"/>
      <w:r>
        <w:t>) lookups. Add a second tab to the Help Text Editor maintenance tool for searching, filtering by category, and editing messages in place. Migration is incremental — start with the most common dialogs and expand over time. Particularly valuable during beta when users report confusing messages.</w:t>
      </w:r>
    </w:p>
    <w:p w14:paraId="25133C01" w14:textId="77777777" w:rsidR="009519FC" w:rsidRDefault="00000000">
      <w:pPr>
        <w:spacing w:after="120"/>
      </w:pPr>
      <w:r>
        <w:rPr>
          <w:b/>
          <w:bCs/>
        </w:rPr>
        <w:t xml:space="preserve">5. Settings Registry </w:t>
      </w:r>
      <w:r>
        <w:t>(Enhancement 16) — Centralise all application settings into a single table (key, default, current value, data type, category, description, owning module). Add a read-only viewer tab to the maintenance tool. Makes it easy to audit what settings exist, find defaults, and track which module owns each setting.</w:t>
      </w:r>
    </w:p>
    <w:p w14:paraId="6DF1C41C" w14:textId="77777777" w:rsidR="009519FC" w:rsidRDefault="00000000">
      <w:pPr>
        <w:spacing w:after="120"/>
      </w:pPr>
      <w:r>
        <w:rPr>
          <w:b/>
          <w:bCs/>
        </w:rPr>
        <w:t xml:space="preserve">6. Module Dependency Map </w:t>
      </w:r>
      <w:r>
        <w:t>(Enhancement 17) — Standalone script (~60–80 lines) that scans all .</w:t>
      </w:r>
      <w:proofErr w:type="spellStart"/>
      <w:r>
        <w:t>py</w:t>
      </w:r>
      <w:proofErr w:type="spellEnd"/>
      <w:r>
        <w:t xml:space="preserve"> files, parses import statements, and reports which modules depend on which others. Text or Mermaid diagram output. Useful before any refactoring to see downstream impact.</w:t>
      </w:r>
    </w:p>
    <w:p w14:paraId="6EFD4687" w14:textId="77777777" w:rsidR="009519FC" w:rsidRDefault="00000000">
      <w:pPr>
        <w:spacing w:after="120"/>
      </w:pPr>
      <w:r>
        <w:rPr>
          <w:b/>
          <w:bCs/>
        </w:rPr>
        <w:t xml:space="preserve">7. Pre-Release Smoke Test </w:t>
      </w:r>
      <w:r>
        <w:t>(Enhancement 18) — Run before building the installer. Validates: all imports resolve, all help/message keys exist, no duplicate function names, SQLite feature flags correct, version number incremented. Best built after Enhancements 14–15 so it can validate their key lookups.</w:t>
      </w:r>
    </w:p>
    <w:p w14:paraId="058799AA" w14:textId="77777777" w:rsidR="009519FC" w:rsidRDefault="00000000">
      <w:pPr>
        <w:spacing w:after="120"/>
      </w:pPr>
      <w:r>
        <w:rPr>
          <w:b/>
          <w:bCs/>
        </w:rPr>
        <w:t xml:space="preserve">8. Config/Constants Audit </w:t>
      </w:r>
      <w:r>
        <w:t>(Enhancement 19) — One-off scan tool that finds magic numbers and hardcoded paths across all source files. Reports values with file and line number for review. Run occasionally as housekeeping; results feed into the Settings Registry (Enhancement 16).</w:t>
      </w:r>
    </w:p>
    <w:p w14:paraId="3E1EC289" w14:textId="77777777" w:rsidR="009519FC" w:rsidRDefault="00000000">
      <w:pPr>
        <w:spacing w:after="120"/>
      </w:pPr>
      <w:r>
        <w:rPr>
          <w:b/>
          <w:bCs/>
        </w:rPr>
        <w:t xml:space="preserve">9. Function-Level Documentation </w:t>
      </w:r>
      <w:r>
        <w:t>(Enhancement 20) — Systematic module-by-module pass to add or improve docstrings on non-obvious functions, explaining intent, parameters, return values, side effects, and reasoning. Prioritise the most complex modules first (Main.py, thread_viewer.py, document_library.py, ai_handler.py, db_manager.py). Incremental — can be done one module at a time alongside other work.</w:t>
      </w:r>
    </w:p>
    <w:p w14:paraId="3D19C8F4" w14:textId="77777777" w:rsidR="009519FC" w:rsidRDefault="00000000">
      <w:pPr>
        <w:pStyle w:val="Heading2"/>
        <w:spacing w:before="240"/>
      </w:pPr>
      <w:r>
        <w:rPr>
          <w:color w:val="2E5090"/>
        </w:rPr>
        <w:t>Phase B: Differentiating Features (Weeks)</w:t>
      </w:r>
    </w:p>
    <w:p w14:paraId="213F018C" w14:textId="77777777" w:rsidR="009519FC" w:rsidRDefault="00000000">
      <w:pPr>
        <w:spacing w:after="120"/>
      </w:pPr>
      <w:ins w:id="11" w:author="Claude" w:date="2026-04-17T00:00:00Z">
        <w:r>
          <w:rPr>
            <w:b/>
            <w:bCs/>
          </w:rPr>
          <w:t xml:space="preserve">3. Podcast RSS Support </w:t>
        </w:r>
        <w:r>
          <w:t xml:space="preserve">(Enhancement 11) — </w:t>
        </w:r>
      </w:ins>
      <w:r>
        <w:t>Complete (April 2026) — implemented ahead of schedule. See Enhancement 11 above for full details. The RSS and episode-resolution infrastructure is now in place as the foundation for Content Subscriptions.</w:t>
      </w:r>
    </w:p>
    <w:p w14:paraId="092B2796" w14:textId="77777777" w:rsidR="009519FC" w:rsidRDefault="00000000">
      <w:pPr>
        <w:spacing w:after="120"/>
      </w:pPr>
      <w:r>
        <w:rPr>
          <w:b/>
          <w:bCs/>
        </w:rPr>
        <w:t xml:space="preserve">4. Content Subscriptions &amp; Auto-Processing </w:t>
      </w:r>
      <w:r>
        <w:t>(Enhancement 5) — The flagship differentiator. With Podcast RSS providing the RSS infrastructure and the existing YouTube/Substack handlers, the remaining work is the scheduling system, auto-processing pipeline, and “What’s New” dashboard. This is the feature most likely to make the “why not just use ChatGPT?” question irrelevant.</w:t>
      </w:r>
    </w:p>
    <w:p w14:paraId="579A6328" w14:textId="77777777" w:rsidR="009519FC" w:rsidRDefault="00000000">
      <w:pPr>
        <w:spacing w:after="120"/>
      </w:pPr>
      <w:r>
        <w:rPr>
          <w:b/>
          <w:bCs/>
        </w:rPr>
        <w:lastRenderedPageBreak/>
        <w:t xml:space="preserve">5. OpenAI-Compatible Generic Provider </w:t>
      </w:r>
      <w:r>
        <w:t>(Enhancement 12b) — Add a single configurable provider slot that works with any OpenAI-compatible API endpoint (</w:t>
      </w:r>
      <w:proofErr w:type="spellStart"/>
      <w:r>
        <w:t>Groq</w:t>
      </w:r>
      <w:proofErr w:type="spellEnd"/>
      <w:r>
        <w:t>, Together, Perplexity, Mistral, LM Studio, etc.). Moderate effort with good extensibility payoff. Not urgent but worth doing before wider release.</w:t>
      </w:r>
    </w:p>
    <w:p w14:paraId="58DAE22D" w14:textId="77777777" w:rsidR="009519FC" w:rsidRDefault="00000000">
      <w:pPr>
        <w:pStyle w:val="Heading2"/>
        <w:spacing w:before="240"/>
      </w:pPr>
      <w:r>
        <w:rPr>
          <w:color w:val="2E5090"/>
        </w:rPr>
        <w:t>Phase C: Power User Features (Weeks–Months)</w:t>
      </w:r>
    </w:p>
    <w:p w14:paraId="6023C0B9" w14:textId="77777777" w:rsidR="009519FC" w:rsidRDefault="00000000">
      <w:pPr>
        <w:spacing w:after="120"/>
      </w:pPr>
      <w:r>
        <w:rPr>
          <w:b/>
          <w:bCs/>
        </w:rPr>
        <w:t xml:space="preserve">6. Multi-Model Peer Review </w:t>
      </w:r>
      <w:r>
        <w:t xml:space="preserve">(Enhancement 7) — Interesting but niche. Worth building after the differentiating features are in place, as it leverages </w:t>
      </w:r>
      <w:proofErr w:type="spellStart"/>
      <w:r>
        <w:t>DocAnalyser’s</w:t>
      </w:r>
      <w:proofErr w:type="spellEnd"/>
      <w:r>
        <w:t xml:space="preserve"> unique multi-provider architecture.</w:t>
      </w:r>
    </w:p>
    <w:p w14:paraId="56A55405" w14:textId="77777777" w:rsidR="009519FC" w:rsidRDefault="00000000">
      <w:pPr>
        <w:spacing w:after="120"/>
      </w:pPr>
      <w:r>
        <w:rPr>
          <w:b/>
          <w:bCs/>
        </w:rPr>
        <w:t xml:space="preserve">7. Zotero Integration </w:t>
      </w:r>
      <w:r>
        <w:t>(Enhancement 8) — Only if targeting academic users. Consider whether the user base justifies the effort.</w:t>
      </w:r>
    </w:p>
    <w:p w14:paraId="1F95235A" w14:textId="77777777" w:rsidR="009519FC" w:rsidRDefault="00000000">
      <w:pPr>
        <w:spacing w:after="120"/>
      </w:pPr>
      <w:r>
        <w:rPr>
          <w:b/>
          <w:bCs/>
        </w:rPr>
        <w:t xml:space="preserve">8. Research Mode / RAG </w:t>
      </w:r>
      <w:r>
        <w:t>(Enhancement 9) — Continue to de-prioritise as the roadmap recommends. The local-privacy angle is the only genuine differentiator here, and the effort is substantial.</w:t>
      </w:r>
    </w:p>
    <w:p w14:paraId="3779FDE0" w14:textId="77777777" w:rsidR="009519FC" w:rsidRDefault="00000000">
      <w:pPr>
        <w:spacing w:after="120"/>
      </w:pPr>
      <w:r>
        <w:rPr>
          <w:b/>
          <w:bCs/>
          <w:color w:val="666666"/>
        </w:rPr>
        <w:t xml:space="preserve">9. </w:t>
      </w:r>
      <w:proofErr w:type="spellStart"/>
      <w:r>
        <w:rPr>
          <w:b/>
          <w:bCs/>
          <w:color w:val="666666"/>
        </w:rPr>
        <w:t>Deepgram</w:t>
      </w:r>
      <w:proofErr w:type="spellEnd"/>
      <w:r>
        <w:rPr>
          <w:b/>
          <w:bCs/>
          <w:color w:val="666666"/>
        </w:rPr>
        <w:t xml:space="preserve"> Transcription Engine </w:t>
      </w:r>
      <w:r>
        <w:rPr>
          <w:i/>
          <w:iCs/>
          <w:color w:val="666666"/>
        </w:rPr>
        <w:t>(Optional)</w:t>
      </w:r>
      <w:r>
        <w:t xml:space="preserve"> — Add </w:t>
      </w:r>
      <w:proofErr w:type="spellStart"/>
      <w:r>
        <w:t>Deepgram’s</w:t>
      </w:r>
      <w:proofErr w:type="spellEnd"/>
      <w:r>
        <w:t xml:space="preserve"> Nova-3 as an additional cloud transcription engine. </w:t>
      </w:r>
      <w:proofErr w:type="spellStart"/>
      <w:r>
        <w:t>Deepgram</w:t>
      </w:r>
      <w:proofErr w:type="spellEnd"/>
      <w:r>
        <w:t xml:space="preserve"> offers faster batch processing than </w:t>
      </w:r>
      <w:proofErr w:type="spellStart"/>
      <w:r>
        <w:t>AssemblyAI</w:t>
      </w:r>
      <w:proofErr w:type="spellEnd"/>
      <w:r>
        <w:t>, competitive pricing (~$4.30/1000 minutes vs ~$6.00 for OpenAI Whisper), per-second billing, and a generous $200 free credit tier (~433 hours). It has an official Python SDK (</w:t>
      </w:r>
      <w:proofErr w:type="spellStart"/>
      <w:r>
        <w:t>deepgram-sdk</w:t>
      </w:r>
      <w:proofErr w:type="spellEnd"/>
      <w:r>
        <w:t xml:space="preserve">) and returns word-level timestamps with speaker </w:t>
      </w:r>
      <w:proofErr w:type="spellStart"/>
      <w:r>
        <w:t>diarization</w:t>
      </w:r>
      <w:proofErr w:type="spellEnd"/>
      <w:r>
        <w:t xml:space="preserve">. The main trade-off is that it lacks </w:t>
      </w:r>
      <w:proofErr w:type="spellStart"/>
      <w:r>
        <w:t>AssemblyAI’s</w:t>
      </w:r>
      <w:proofErr w:type="spellEnd"/>
      <w:r>
        <w:t xml:space="preserve"> native </w:t>
      </w:r>
      <w:proofErr w:type="spellStart"/>
      <w:r>
        <w:t>get_</w:t>
      </w:r>
      <w:proofErr w:type="gramStart"/>
      <w:r>
        <w:t>sentences</w:t>
      </w:r>
      <w:proofErr w:type="spellEnd"/>
      <w:r>
        <w:t>(</w:t>
      </w:r>
      <w:proofErr w:type="gramEnd"/>
      <w:r>
        <w:t xml:space="preserve">) endpoint, so sentence grouping would use the existing word-grouping fallback path in audio_handler.py. </w:t>
      </w:r>
      <w:r>
        <w:rPr>
          <w:b/>
          <w:bCs/>
        </w:rPr>
        <w:t>Not a priority</w:t>
      </w:r>
      <w:r>
        <w:t xml:space="preserve"> — the current engine lineup (faster-whisper local, </w:t>
      </w:r>
      <w:proofErr w:type="spellStart"/>
      <w:r>
        <w:t>AssemblyAI</w:t>
      </w:r>
      <w:proofErr w:type="spellEnd"/>
      <w:r>
        <w:t xml:space="preserve"> cloud, OpenAI Whisper cloud) covers the ground well. Add if a specific need </w:t>
      </w:r>
      <w:proofErr w:type="gramStart"/>
      <w:r>
        <w:t>arises:</w:t>
      </w:r>
      <w:proofErr w:type="gramEnd"/>
      <w:r>
        <w:t xml:space="preserve"> high-volume transcription where speed or cost matters, or if users request it. Estimated effort: ~50–60 lines in audio_handler.py, plus a settings UI entry. Low complexity, low risk.</w:t>
      </w:r>
    </w:p>
    <w:p w14:paraId="5E0D4D78" w14:textId="77777777" w:rsidR="009519FC" w:rsidRDefault="00000000">
      <w:pPr>
        <w:spacing w:after="120"/>
      </w:pPr>
      <w:r>
        <w:rPr>
          <w:b/>
          <w:bCs/>
        </w:rPr>
        <w:t xml:space="preserve">10. Workspaces </w:t>
      </w:r>
      <w:r>
        <w:t xml:space="preserve">(Enhancement 13) — Project-level partitioning of documents, conversations, and costs. The SQLite database already has </w:t>
      </w:r>
      <w:proofErr w:type="spellStart"/>
      <w:r>
        <w:t>workspace_id</w:t>
      </w:r>
      <w:proofErr w:type="spellEnd"/>
      <w:r>
        <w:t xml:space="preserve"> columns pre-wired in the folders and </w:t>
      </w:r>
      <w:proofErr w:type="spellStart"/>
      <w:r>
        <w:t>cost_log</w:t>
      </w:r>
      <w:proofErr w:type="spellEnd"/>
      <w:r>
        <w:t xml:space="preserve"> tables. Prompts are global by default with optional multi-workspace scoping via a junction table; documents follow the same many-to-many pattern. Moderate effort, primarily UI and filtering logic. Value increases as the document library grows.</w:t>
      </w:r>
    </w:p>
    <w:p w14:paraId="3F61DF4B" w14:textId="77777777" w:rsidR="009519FC" w:rsidRDefault="00000000">
      <w:pPr>
        <w:spacing w:after="120"/>
        <w:rPr>
          <w:ins w:id="12" w:author="Claude" w:date="2026-04-17T00:00:00Z"/>
        </w:rPr>
      </w:pPr>
      <w:ins w:id="13" w:author="Claude" w:date="2026-04-17T00:00:00Z">
        <w:r>
          <w:rPr>
            <w:b/>
            <w:bCs/>
          </w:rPr>
          <w:t xml:space="preserve">11. Map Integration </w:t>
        </w:r>
        <w:r>
          <w:t xml:space="preserve">(Enhancement 23) — Location extraction from source documents, automated geocoding, and interactive map display with clickable pins linking back to source passages. Uses OpenStreetMap tiles (via </w:t>
        </w:r>
        <w:proofErr w:type="spellStart"/>
        <w:r>
          <w:t>tkintermapview</w:t>
        </w:r>
        <w:proofErr w:type="spellEnd"/>
        <w:r>
          <w:t xml:space="preserve">) as the base layer rather than scanned maps, keeping the architecture clean and avoiding a georeferencing workflow. Historical-map overlay retained as a separable v2 feature. Estimated 3–5 weeks for a debugged, presentation-ready MVP. High value for oral historians and any research with </w:t>
        </w:r>
        <w:proofErr w:type="gramStart"/>
        <w:r>
          <w:t>spatially-distributed</w:t>
        </w:r>
        <w:proofErr w:type="gramEnd"/>
        <w:r>
          <w:t xml:space="preserve"> source material. Pilot geocoding and the extraction prompt on a real PDF first, before architectural commitments.</w:t>
        </w:r>
      </w:ins>
    </w:p>
    <w:p w14:paraId="28C00CE6" w14:textId="77777777" w:rsidR="009519FC" w:rsidRDefault="009519FC">
      <w:pPr>
        <w:pBdr>
          <w:bottom w:val="single" w:sz="6" w:space="1" w:color="2E5090"/>
        </w:pBdr>
        <w:spacing w:before="300" w:after="200"/>
      </w:pPr>
    </w:p>
    <w:p w14:paraId="6ABBA66C" w14:textId="77777777" w:rsidR="009519FC" w:rsidRDefault="00000000">
      <w:pPr>
        <w:pStyle w:val="Heading1"/>
      </w:pPr>
      <w:r>
        <w:t>Roadmap Corrections Needed</w:t>
      </w:r>
    </w:p>
    <w:p w14:paraId="3BEC7964" w14:textId="77777777" w:rsidR="009519FC" w:rsidRDefault="00000000">
      <w:pPr>
        <w:spacing w:after="120"/>
      </w:pPr>
      <w:r>
        <w:t>A few factual items in the v2.0 roadmap are now outdated: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9519FC" w14:paraId="32F439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F9CA57" w14:textId="77777777" w:rsidR="009519FC" w:rsidRDefault="00000000">
            <w:r>
              <w:rPr>
                <w:b/>
                <w:bCs/>
                <w:sz w:val="20"/>
                <w:szCs w:val="20"/>
              </w:rPr>
              <w:t>Item</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D463B6" w14:textId="77777777" w:rsidR="009519FC" w:rsidRDefault="00000000">
            <w:r>
              <w:rPr>
                <w:b/>
                <w:bCs/>
                <w:sz w:val="20"/>
                <w:szCs w:val="20"/>
              </w:rPr>
              <w:t>Roadmap Says</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0243EA" w14:textId="77777777" w:rsidR="009519FC" w:rsidRDefault="00000000">
            <w:r>
              <w:rPr>
                <w:b/>
                <w:bCs/>
                <w:sz w:val="20"/>
                <w:szCs w:val="20"/>
              </w:rPr>
              <w:t>Current Reality</w:t>
            </w:r>
          </w:p>
        </w:tc>
      </w:tr>
      <w:tr w:rsidR="009519FC" w14:paraId="7EFAC9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18281" w14:textId="77777777" w:rsidR="009519FC" w:rsidRDefault="00000000">
            <w:r>
              <w:rPr>
                <w:b/>
                <w:bCs/>
                <w:sz w:val="20"/>
                <w:szCs w:val="20"/>
              </w:rPr>
              <w:t>Local AI provider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879F0" w14:textId="77777777" w:rsidR="009519FC" w:rsidRDefault="00000000">
            <w:r>
              <w:rPr>
                <w:sz w:val="20"/>
                <w:szCs w:val="20"/>
              </w:rPr>
              <w:t>"LM Studio"</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AB552" w14:textId="77777777" w:rsidR="009519FC" w:rsidRDefault="00000000">
            <w:r>
              <w:rPr>
                <w:sz w:val="20"/>
                <w:szCs w:val="20"/>
              </w:rPr>
              <w:t xml:space="preserve">Now </w:t>
            </w:r>
            <w:proofErr w:type="spellStart"/>
            <w:r>
              <w:rPr>
                <w:sz w:val="20"/>
                <w:szCs w:val="20"/>
              </w:rPr>
              <w:t>Ollama</w:t>
            </w:r>
            <w:proofErr w:type="spellEnd"/>
            <w:r>
              <w:rPr>
                <w:sz w:val="20"/>
                <w:szCs w:val="20"/>
              </w:rPr>
              <w:t xml:space="preserve"> with full setup wizard</w:t>
            </w:r>
          </w:p>
        </w:tc>
      </w:tr>
      <w:tr w:rsidR="009519FC" w14:paraId="0F1FD9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FFF5C0" w14:textId="77777777" w:rsidR="009519FC" w:rsidRDefault="00000000">
            <w:r>
              <w:rPr>
                <w:b/>
                <w:bCs/>
                <w:sz w:val="20"/>
                <w:szCs w:val="20"/>
              </w:rPr>
              <w:t>AI Providers count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3B4AB" w14:textId="77777777" w:rsidR="009519FC" w:rsidRDefault="00000000">
            <w:r>
              <w:rPr>
                <w:sz w:val="20"/>
                <w:szCs w:val="20"/>
              </w:rPr>
              <w:t xml:space="preserve">5 (OpenAI, Anthropic, Google, </w:t>
            </w:r>
            <w:proofErr w:type="spellStart"/>
            <w:r>
              <w:rPr>
                <w:sz w:val="20"/>
                <w:szCs w:val="20"/>
              </w:rPr>
              <w:t>xAI</w:t>
            </w:r>
            <w:proofErr w:type="spellEnd"/>
            <w:r>
              <w:rPr>
                <w:sz w:val="20"/>
                <w:szCs w:val="20"/>
              </w:rPr>
              <w:t>, DeepSeek)</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6EFF2" w14:textId="77777777" w:rsidR="009519FC" w:rsidRDefault="00000000">
            <w:r>
              <w:rPr>
                <w:sz w:val="20"/>
                <w:szCs w:val="20"/>
              </w:rPr>
              <w:t xml:space="preserve">6 cloud + 1 </w:t>
            </w:r>
            <w:proofErr w:type="gramStart"/>
            <w:r>
              <w:rPr>
                <w:sz w:val="20"/>
                <w:szCs w:val="20"/>
              </w:rPr>
              <w:t>local</w:t>
            </w:r>
            <w:proofErr w:type="gramEnd"/>
            <w:r>
              <w:rPr>
                <w:sz w:val="20"/>
                <w:szCs w:val="20"/>
              </w:rPr>
              <w:t xml:space="preserve"> (adds Ollama)</w:t>
            </w:r>
          </w:p>
        </w:tc>
      </w:tr>
      <w:tr w:rsidR="009519FC" w14:paraId="355BAA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796A7" w14:textId="77777777" w:rsidR="009519FC" w:rsidRDefault="00000000">
            <w:r>
              <w:rPr>
                <w:b/>
                <w:bCs/>
                <w:sz w:val="20"/>
                <w:szCs w:val="20"/>
              </w:rPr>
              <w:lastRenderedPageBreak/>
              <w:t>Content Sources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B5BF6" w14:textId="77777777" w:rsidR="009519FC" w:rsidRDefault="00000000">
            <w:r>
              <w:rPr>
                <w:sz w:val="20"/>
                <w:szCs w:val="20"/>
              </w:rPr>
              <w:t>Doesn’t mention CSV, XLSX, Substack</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3B74B" w14:textId="77777777" w:rsidR="009519FC" w:rsidRDefault="00000000">
            <w:r>
              <w:rPr>
                <w:sz w:val="20"/>
                <w:szCs w:val="20"/>
              </w:rPr>
              <w:t>All now supported</w:t>
            </w:r>
          </w:p>
        </w:tc>
      </w:tr>
      <w:tr w:rsidR="009519FC" w14:paraId="66FDAD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AEFD53" w14:textId="77777777" w:rsidR="009519FC" w:rsidRDefault="00000000">
            <w:r>
              <w:rPr>
                <w:b/>
                <w:bCs/>
                <w:sz w:val="20"/>
                <w:szCs w:val="20"/>
              </w:rPr>
              <w:t>Dictation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90A29" w14:textId="77777777" w:rsidR="009519FC" w:rsidRDefault="00000000">
            <w:r>
              <w:rPr>
                <w:sz w:val="20"/>
                <w:szCs w:val="20"/>
              </w:rPr>
              <w:t>Not mentioned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7726F" w14:textId="77777777" w:rsidR="009519FC" w:rsidRDefault="00000000">
            <w:r>
              <w:rPr>
                <w:sz w:val="20"/>
                <w:szCs w:val="20"/>
              </w:rPr>
              <w:t>Fully implemented</w:t>
            </w:r>
          </w:p>
        </w:tc>
      </w:tr>
      <w:tr w:rsidR="009519FC" w14:paraId="74114B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4EC0F" w14:textId="77777777" w:rsidR="009519FC" w:rsidRDefault="00000000">
            <w:r>
              <w:rPr>
                <w:b/>
                <w:bCs/>
                <w:sz w:val="20"/>
                <w:szCs w:val="20"/>
              </w:rPr>
              <w:t>Standalone Conversations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0B8F7" w14:textId="77777777" w:rsidR="009519FC" w:rsidRDefault="00000000">
            <w:r>
              <w:rPr>
                <w:sz w:val="20"/>
                <w:szCs w:val="20"/>
              </w:rPr>
              <w:t>Not mentioned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4BA71" w14:textId="77777777" w:rsidR="009519FC" w:rsidRDefault="00000000">
            <w:r>
              <w:rPr>
                <w:sz w:val="20"/>
                <w:szCs w:val="20"/>
              </w:rPr>
              <w:t>Fully implemented</w:t>
            </w:r>
          </w:p>
        </w:tc>
      </w:tr>
      <w:tr w:rsidR="009519FC" w14:paraId="066F16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2C966" w14:textId="77777777" w:rsidR="009519FC" w:rsidRDefault="00000000">
            <w:r>
              <w:rPr>
                <w:b/>
                <w:bCs/>
                <w:sz w:val="20"/>
                <w:szCs w:val="20"/>
              </w:rPr>
              <w:t>Installer bundling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7534C7" w14:textId="77777777" w:rsidR="009519FC" w:rsidRDefault="00000000">
            <w:r>
              <w:rPr>
                <w:sz w:val="20"/>
                <w:szCs w:val="20"/>
              </w:rPr>
              <w:t>Not mentioned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76B79F" w14:textId="77777777" w:rsidR="009519FC" w:rsidRDefault="00000000">
            <w:r>
              <w:rPr>
                <w:sz w:val="20"/>
                <w:szCs w:val="20"/>
              </w:rPr>
              <w:t xml:space="preserve">Tesseract, Poppler, </w:t>
            </w:r>
            <w:proofErr w:type="spellStart"/>
            <w:r>
              <w:rPr>
                <w:sz w:val="20"/>
                <w:szCs w:val="20"/>
              </w:rPr>
              <w:t>FFmpeg</w:t>
            </w:r>
            <w:proofErr w:type="spellEnd"/>
            <w:r>
              <w:rPr>
                <w:sz w:val="20"/>
                <w:szCs w:val="20"/>
              </w:rPr>
              <w:t xml:space="preserve"> all bundled</w:t>
            </w:r>
          </w:p>
        </w:tc>
      </w:tr>
      <w:tr w:rsidR="009519FC" w14:paraId="7EDCA6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C8DB0" w14:textId="77777777" w:rsidR="009519FC" w:rsidRDefault="00000000">
            <w:r>
              <w:rPr>
                <w:b/>
                <w:bCs/>
                <w:sz w:val="20"/>
                <w:szCs w:val="20"/>
              </w:rPr>
              <w:t>Tree structure depth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48AE7" w14:textId="77777777" w:rsidR="009519FC" w:rsidRDefault="00000000">
            <w:r>
              <w:rPr>
                <w:sz w:val="20"/>
                <w:szCs w:val="20"/>
              </w:rPr>
              <w:t>"Cap at 3 levels"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1A465" w14:textId="77777777" w:rsidR="009519FC" w:rsidRDefault="00000000">
            <w:r>
              <w:rPr>
                <w:sz w:val="20"/>
                <w:szCs w:val="20"/>
              </w:rPr>
              <w:t>Implemented at 4 levels</w:t>
            </w:r>
          </w:p>
        </w:tc>
      </w:tr>
      <w:tr w:rsidR="009519FC" w14:paraId="3CCA99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FA1C89" w14:textId="77777777" w:rsidR="009519FC" w:rsidRDefault="00000000">
            <w:r>
              <w:rPr>
                <w:b/>
                <w:bCs/>
                <w:sz w:val="20"/>
                <w:szCs w:val="20"/>
              </w:rPr>
              <w:t>Enhancement 10 description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5B313" w14:textId="77777777" w:rsidR="009519FC" w:rsidRDefault="00000000">
            <w:r>
              <w:rPr>
                <w:sz w:val="20"/>
                <w:szCs w:val="20"/>
              </w:rPr>
              <w:t>"Proposed Behaviour"</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3AAC1" w14:textId="77777777" w:rsidR="009519FC" w:rsidRDefault="00000000">
            <w:r>
              <w:rPr>
                <w:sz w:val="20"/>
                <w:szCs w:val="20"/>
              </w:rPr>
              <w:t>Already built and working</w:t>
            </w:r>
          </w:p>
        </w:tc>
      </w:tr>
      <w:tr w:rsidR="009519FC" w14:paraId="331ECD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1EF12" w14:textId="77777777" w:rsidR="009519FC" w:rsidRDefault="00000000">
            <w:r>
              <w:rPr>
                <w:b/>
                <w:bCs/>
                <w:sz w:val="20"/>
                <w:szCs w:val="20"/>
              </w:rPr>
              <w:t>Storage backend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ED6381" w14:textId="77777777" w:rsidR="009519FC" w:rsidRDefault="00000000">
            <w:r>
              <w:rPr>
                <w:sz w:val="20"/>
                <w:szCs w:val="20"/>
              </w:rPr>
              <w:t>JSON flat files for all data</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EF6CD" w14:textId="77777777" w:rsidR="009519FC" w:rsidRDefault="00000000">
            <w:r>
              <w:rPr>
                <w:sz w:val="20"/>
                <w:szCs w:val="20"/>
              </w:rPr>
              <w:t>SQLite database (db_manager.py) for all data types. JSON retained as backup.</w:t>
            </w:r>
          </w:p>
        </w:tc>
      </w:tr>
    </w:tbl>
    <w:p w14:paraId="3FAC1BA6" w14:textId="77777777" w:rsidR="009519FC" w:rsidRDefault="009519FC">
      <w:pPr>
        <w:pBdr>
          <w:bottom w:val="single" w:sz="6" w:space="1" w:color="2E5090"/>
        </w:pBdr>
        <w:spacing w:before="300" w:after="200"/>
      </w:pPr>
    </w:p>
    <w:p w14:paraId="48AD792F" w14:textId="77777777" w:rsidR="009519FC" w:rsidRDefault="00000000">
      <w:pPr>
        <w:pStyle w:val="Heading1"/>
      </w:pPr>
      <w:r>
        <w:t>Strategic Observation</w:t>
      </w:r>
    </w:p>
    <w:p w14:paraId="420EDDA9" w14:textId="77777777" w:rsidR="009519FC" w:rsidRDefault="00000000">
      <w:pPr>
        <w:spacing w:after="120"/>
      </w:pPr>
      <w:r>
        <w:t xml:space="preserve">The roadmap’s Clarity AI section remains relevant as a long-term direction, but </w:t>
      </w:r>
      <w:proofErr w:type="spellStart"/>
      <w:r>
        <w:t>DocAnalyser</w:t>
      </w:r>
      <w:proofErr w:type="spellEnd"/>
      <w:r>
        <w:t xml:space="preserve"> has grown substantially beyond what was anticipated. The question worth revisiting is whether the </w:t>
      </w:r>
      <w:proofErr w:type="spellStart"/>
      <w:r>
        <w:t>Tkinter</w:t>
      </w:r>
      <w:proofErr w:type="spellEnd"/>
      <w:r>
        <w:t xml:space="preserve"> architecture is becoming a bottleneck for the features that remain (particularly Content Subscriptions, which needs background scheduling and a dashboard UI that </w:t>
      </w:r>
      <w:proofErr w:type="spellStart"/>
      <w:r>
        <w:t>Tkinter</w:t>
      </w:r>
      <w:proofErr w:type="spellEnd"/>
      <w:r>
        <w:t xml:space="preserve"> handles awkwardly), or whether it’s still adequate for the remaining roadmap items before a potential Clarity AI rewrite.</w:t>
      </w:r>
    </w:p>
    <w:p w14:paraId="4F5A7136" w14:textId="77777777" w:rsidR="009519FC" w:rsidRDefault="00000000">
      <w:pPr>
        <w:spacing w:after="120"/>
      </w:pPr>
      <w:r>
        <w:t xml:space="preserve">For the immediate term, the highest-impact development path </w:t>
      </w:r>
      <w:proofErr w:type="gramStart"/>
      <w:r>
        <w:t>is:</w:t>
      </w:r>
      <w:proofErr w:type="gramEnd"/>
      <w:r>
        <w:t xml:space="preserve"> </w:t>
      </w:r>
      <w:r>
        <w:rPr>
          <w:b/>
          <w:bCs/>
        </w:rPr>
        <w:t>Prompt Import/Export → GitHub Model Lists → Podcast RSS → Content Subscriptions → Generic Provider</w:t>
      </w:r>
      <w:r>
        <w:t xml:space="preserve">. The first two are quick wins that reduce ongoing maintenance burden and improve user experience immediately. The next two are the differentiating features that give </w:t>
      </w:r>
      <w:proofErr w:type="spellStart"/>
      <w:r>
        <w:t>DocAnalyser</w:t>
      </w:r>
      <w:proofErr w:type="spellEnd"/>
      <w:r>
        <w:t xml:space="preserve"> a compelling answer to “why not just use the web interface?” The generic provider rounds out the extensibility story before wider release.</w:t>
      </w:r>
    </w:p>
    <w:p w14:paraId="5BB61622" w14:textId="77777777" w:rsidR="009519FC" w:rsidRDefault="009519FC">
      <w:pPr>
        <w:spacing w:after="60"/>
      </w:pPr>
    </w:p>
    <w:p w14:paraId="737BF74E" w14:textId="77777777" w:rsidR="009519FC" w:rsidRDefault="00000000">
      <w:pPr>
        <w:pStyle w:val="Heading2"/>
        <w:spacing w:before="300" w:after="100"/>
      </w:pPr>
      <w:r>
        <w:t>Enhancement 21: Shareable Audio-Linked Review Package (NEW)</w:t>
      </w:r>
    </w:p>
    <w:p w14:paraId="75CB6D2F" w14:textId="77777777" w:rsidR="009519FC" w:rsidRDefault="00000000">
      <w:pPr>
        <w:spacing w:after="120"/>
      </w:pPr>
      <w:r>
        <w:rPr>
          <w:b/>
          <w:bCs/>
        </w:rPr>
        <w:t xml:space="preserve">Status: </w:t>
      </w:r>
      <w:r>
        <w:t>Planned — design complete, not yet implemented</w:t>
      </w:r>
    </w:p>
    <w:p w14:paraId="18289C0A" w14:textId="77777777" w:rsidR="009519FC" w:rsidRDefault="00000000">
      <w:pPr>
        <w:spacing w:after="120"/>
      </w:pPr>
      <w:r>
        <w:t xml:space="preserve">A significant workflow gap exists in oral history and interview-based research: once a transcript has been produced and edited in </w:t>
      </w:r>
      <w:proofErr w:type="spellStart"/>
      <w:r>
        <w:t>DocAnalyser</w:t>
      </w:r>
      <w:proofErr w:type="spellEnd"/>
      <w:r>
        <w:t>, there is no convenient way to share it with the interviewee for checking. The interviewee cannot hear the original audio alongside the text, making it difficult for them to verify or correct what was said. This enhancement closes that gap with a zero-installation solution for the recipient.</w:t>
      </w:r>
    </w:p>
    <w:p w14:paraId="68F6D7C3" w14:textId="77777777" w:rsidR="009519FC" w:rsidRDefault="00000000">
      <w:pPr>
        <w:spacing w:before="160" w:after="60"/>
      </w:pPr>
      <w:r>
        <w:rPr>
          <w:b/>
          <w:bCs/>
        </w:rPr>
        <w:t>The Core Concept</w:t>
      </w:r>
    </w:p>
    <w:p w14:paraId="60C05384" w14:textId="77777777" w:rsidR="009519FC" w:rsidRDefault="00000000">
      <w:pPr>
        <w:spacing w:after="120"/>
      </w:pPr>
      <w:proofErr w:type="spellStart"/>
      <w:r>
        <w:t>DocAnalyser</w:t>
      </w:r>
      <w:proofErr w:type="spellEnd"/>
      <w:r>
        <w:t xml:space="preserve"> would generate a self-contained "Review Package" — a ZIP file containing a browser-playable transcript and the original audio file. The recipient unzips it, opens the HTML file in any modern browser (Chrome, Edge, Firefox, Safari — on Windows, Mac, iPhone, or Android), and has a fully functional audio-linked transcript with no installation required and no internet connection needed.</w:t>
      </w:r>
    </w:p>
    <w:p w14:paraId="4D50DC93" w14:textId="77777777" w:rsidR="009519FC" w:rsidRDefault="00000000">
      <w:pPr>
        <w:spacing w:before="160" w:after="60"/>
      </w:pPr>
      <w:r>
        <w:rPr>
          <w:b/>
          <w:bCs/>
        </w:rPr>
        <w:t>Package Contents</w:t>
      </w:r>
    </w:p>
    <w:p w14:paraId="322AC347" w14:textId="77777777" w:rsidR="009519FC" w:rsidRDefault="00000000">
      <w:pPr>
        <w:spacing w:after="120"/>
      </w:pPr>
      <w:r>
        <w:t xml:space="preserve">listen.html — the complete transcript rendered as clickable paragraphs. Each paragraph carries an invisible data-start attribute recording its timestamp in seconds. A </w:t>
      </w:r>
      <w:proofErr w:type="gramStart"/>
      <w:r>
        <w:t>small embedded</w:t>
      </w:r>
      <w:proofErr w:type="gramEnd"/>
      <w:r>
        <w:t xml:space="preserve"> JavaScript listener (approximately 50 lines, written once as static boilerplate) </w:t>
      </w:r>
      <w:r>
        <w:lastRenderedPageBreak/>
        <w:t>handles clicks: clicking any paragraph seeks the HTML5 audio player to that timestamp and begins playback. While the audio plays, the current paragraph is highlighted automatically. No external scripts, no internet calls — everything self-contained.</w:t>
      </w:r>
    </w:p>
    <w:p w14:paraId="2D924666" w14:textId="77777777" w:rsidR="009519FC" w:rsidRDefault="00000000">
      <w:pPr>
        <w:spacing w:after="120"/>
      </w:pPr>
      <w:r>
        <w:t>corrections.docx — a clean, readable Word copy with speaker names and paragraph text but without the internal grey timestamps. The interviewee uses Word's built-in Track Changes and Comments to note corrections, then emails the marked-up file back.</w:t>
      </w:r>
    </w:p>
    <w:p w14:paraId="5FA37518" w14:textId="77777777" w:rsidR="009519FC" w:rsidRDefault="00000000">
      <w:pPr>
        <w:spacing w:after="120"/>
      </w:pPr>
      <w:r>
        <w:t>audio.m4a (or .mp3) — the original audio file. A 90-minute interview typically compresses to 80–150 MB, suitable for sharing via Google Drive, Dropbox, or a file-sharing link.</w:t>
      </w:r>
    </w:p>
    <w:p w14:paraId="1CD002D8" w14:textId="77777777" w:rsidR="009519FC" w:rsidRDefault="00000000">
      <w:pPr>
        <w:spacing w:after="120"/>
      </w:pPr>
      <w:r>
        <w:t>README.txt — two short paragraphs of plain-English instructions: "Open listen.html in your browser to hear the interview. Open corrections.docx in Word to note any corrections, then email it back."</w:t>
      </w:r>
    </w:p>
    <w:p w14:paraId="7309EC3C" w14:textId="77777777" w:rsidR="009519FC" w:rsidRDefault="00000000">
      <w:pPr>
        <w:spacing w:before="160" w:after="60"/>
      </w:pPr>
      <w:r>
        <w:rPr>
          <w:b/>
          <w:bCs/>
        </w:rPr>
        <w:t>Why JavaScript Click Handlers, Not Hyperlinks</w:t>
      </w:r>
    </w:p>
    <w:p w14:paraId="5EB8BCD8" w14:textId="77777777" w:rsidR="009519FC" w:rsidRDefault="00000000">
      <w:pPr>
        <w:spacing w:after="120"/>
      </w:pPr>
      <w:r>
        <w:t>Each paragraph behaves like a clickable link — the user clicks it and the audio plays from that point — but the mechanism is a JavaScript click handler rather than a traditional hyperlink. A conventional hyperlink navigates away from the page; a click handler seeks the embedded audio player on the same page. The interviewee sees formatted text and clicks it; the audio plays. No browser extensions, no plugins, works fully offline.</w:t>
      </w:r>
    </w:p>
    <w:p w14:paraId="70319ED4" w14:textId="77777777" w:rsidR="009519FC" w:rsidRDefault="00000000">
      <w:pPr>
        <w:spacing w:before="160" w:after="60"/>
      </w:pPr>
      <w:r>
        <w:rPr>
          <w:b/>
          <w:bCs/>
        </w:rPr>
        <w:t>The Corrections Round-Trip</w:t>
      </w:r>
    </w:p>
    <w:p w14:paraId="3AA72E97" w14:textId="77777777" w:rsidR="009519FC" w:rsidRDefault="00000000">
      <w:pPr>
        <w:spacing w:after="120"/>
      </w:pPr>
      <w:r>
        <w:t xml:space="preserve">The interviewee returns the marked-up corrections.docx. The oral historian reviews Track Changes and Comments in the normal Word way. A future "Import Corrections" function in </w:t>
      </w:r>
      <w:proofErr w:type="spellStart"/>
      <w:r>
        <w:t>DocAnalyser</w:t>
      </w:r>
      <w:proofErr w:type="spellEnd"/>
      <w:r>
        <w:t xml:space="preserve"> would read the returned .docx, detect Track Changes and Word Comments, and present an accept/reject review dialog before updating the final transcript entries. This closes the loop and makes the feature a genuine two-way workflow.</w:t>
      </w:r>
    </w:p>
    <w:p w14:paraId="3AB32F32" w14:textId="77777777" w:rsidR="009519FC" w:rsidRDefault="00000000">
      <w:pPr>
        <w:spacing w:before="160" w:after="60"/>
      </w:pPr>
      <w:r>
        <w:rPr>
          <w:b/>
          <w:bCs/>
        </w:rPr>
        <w:t>Implementation Scope</w:t>
      </w:r>
    </w:p>
    <w:p w14:paraId="072670ED" w14:textId="77777777" w:rsidR="009519FC" w:rsidRDefault="00000000">
      <w:pPr>
        <w:spacing w:after="120"/>
      </w:pPr>
      <w:r>
        <w:t>Export side: one new Python file (transcript_html_exporter.py, approximately 200–250 lines) that takes the existing entries list, generates the HTML string with embedded JavaScript, copies the audio file, writes the corrections.docx and README.txt, and ZIPs everything. A new "Export Review Package" button would be added to the Thread Viewer Save As dialog or the transcript cleanup routing screen. The JavaScript inside the HTML is static boilerplate; Python only injects the transcript data.</w:t>
      </w:r>
    </w:p>
    <w:p w14:paraId="68C6ECD1" w14:textId="77777777" w:rsidR="009519FC" w:rsidRDefault="00000000">
      <w:pPr>
        <w:spacing w:after="120"/>
      </w:pPr>
      <w:r>
        <w:t>Import side (future phase): a new "Import Corrections" function that reads a returned .docx, parses Track Changes and Comments via python-docx, and presents an accept/reject review dialog. The export side should be built and validated first.</w:t>
      </w:r>
    </w:p>
    <w:p w14:paraId="3277FB06" w14:textId="77777777" w:rsidR="009519FC" w:rsidRDefault="00000000">
      <w:pPr>
        <w:spacing w:after="120"/>
      </w:pPr>
      <w:r>
        <w:rPr>
          <w:i/>
          <w:iCs/>
          <w:color w:val="666666"/>
        </w:rPr>
        <w:t xml:space="preserve">Target audience: oral historians, community researchers, interview-based journalists — exactly the primary </w:t>
      </w:r>
      <w:proofErr w:type="spellStart"/>
      <w:r>
        <w:rPr>
          <w:i/>
          <w:iCs/>
          <w:color w:val="666666"/>
        </w:rPr>
        <w:t>DocAnalyser</w:t>
      </w:r>
      <w:proofErr w:type="spellEnd"/>
      <w:r>
        <w:rPr>
          <w:i/>
          <w:iCs/>
          <w:color w:val="666666"/>
        </w:rPr>
        <w:t xml:space="preserve"> user group. Primary recipients are often elderly or less technically confident, making the zero-installation browser approach important. The export side is a well-bounded, moderate-effort piece of work. Slot into Phase B.</w:t>
      </w:r>
    </w:p>
    <w:p w14:paraId="3FE5DAA3" w14:textId="77777777" w:rsidR="009519FC" w:rsidRDefault="009519FC">
      <w:pPr>
        <w:spacing w:after="60"/>
      </w:pPr>
    </w:p>
    <w:p w14:paraId="700187AA" w14:textId="77777777" w:rsidR="009519FC" w:rsidRDefault="00000000">
      <w:pPr>
        <w:pStyle w:val="Heading2"/>
        <w:spacing w:before="300" w:after="100"/>
      </w:pPr>
      <w:r>
        <w:t>Enhancement 22: Google APIs Integration (NEW)</w:t>
      </w:r>
    </w:p>
    <w:p w14:paraId="05BE668B" w14:textId="77777777" w:rsidR="009519FC" w:rsidRDefault="00000000">
      <w:pPr>
        <w:spacing w:after="120"/>
      </w:pPr>
      <w:r>
        <w:rPr>
          <w:b/>
          <w:bCs/>
        </w:rPr>
        <w:t xml:space="preserve">Status: </w:t>
      </w:r>
      <w:r>
        <w:t>Partially implemented — Google Drive complete; other integrations planned</w:t>
      </w:r>
    </w:p>
    <w:p w14:paraId="7470979E" w14:textId="77777777" w:rsidR="009519FC" w:rsidRDefault="00000000">
      <w:pPr>
        <w:spacing w:after="120"/>
      </w:pPr>
      <w:proofErr w:type="spellStart"/>
      <w:r>
        <w:t>DocAnalyser</w:t>
      </w:r>
      <w:proofErr w:type="spellEnd"/>
      <w:r>
        <w:t xml:space="preserve"> already integrates with several Google services, and the architecture is well-positioned for further expansion. Many </w:t>
      </w:r>
      <w:proofErr w:type="spellStart"/>
      <w:r>
        <w:t>DocAnalyser</w:t>
      </w:r>
      <w:proofErr w:type="spellEnd"/>
      <w:r>
        <w:t xml:space="preserve"> users already use Google Workspace for document storage, communication, and scheduling.</w:t>
      </w:r>
    </w:p>
    <w:p w14:paraId="1E758049" w14:textId="77777777" w:rsidR="009519FC" w:rsidRDefault="00000000">
      <w:pPr>
        <w:spacing w:before="160" w:after="60"/>
      </w:pPr>
      <w:r>
        <w:rPr>
          <w:b/>
          <w:bCs/>
        </w:rPr>
        <w:t>Already Implemented: Google Drive</w:t>
      </w:r>
    </w:p>
    <w:p w14:paraId="1CC73BFA" w14:textId="77777777" w:rsidR="009519FC" w:rsidRDefault="00000000">
      <w:pPr>
        <w:spacing w:after="120"/>
      </w:pPr>
      <w:r>
        <w:t xml:space="preserve">A full Google Drive integration was built in 2025 (google_drive_handler.py, google_drive_dialog.py) using OAuth 2.0 authentication. It supports browsing the user's </w:t>
      </w:r>
      <w:r>
        <w:lastRenderedPageBreak/>
        <w:t xml:space="preserve">Drive, selecting files including Google Sheets, and importing them directly into </w:t>
      </w:r>
      <w:proofErr w:type="spellStart"/>
      <w:r>
        <w:t>DocAnalyser</w:t>
      </w:r>
      <w:proofErr w:type="spellEnd"/>
      <w:r>
        <w:t>. This is a mature, working integration and serves as the blueprint for additional Google API connections.</w:t>
      </w:r>
    </w:p>
    <w:p w14:paraId="225495ED" w14:textId="77777777" w:rsidR="009519FC" w:rsidRDefault="00000000">
      <w:pPr>
        <w:spacing w:before="160" w:after="60"/>
      </w:pPr>
      <w:r>
        <w:rPr>
          <w:b/>
          <w:bCs/>
        </w:rPr>
        <w:t>Already Implemented: YouTube</w:t>
      </w:r>
    </w:p>
    <w:p w14:paraId="2208701A" w14:textId="77777777" w:rsidR="009519FC" w:rsidRDefault="00000000">
      <w:pPr>
        <w:spacing w:after="120"/>
      </w:pPr>
      <w:r>
        <w:t xml:space="preserve">YouTube video fetching (youtube_utils.py) uses </w:t>
      </w:r>
      <w:proofErr w:type="spellStart"/>
      <w:r>
        <w:t>yt-dlp</w:t>
      </w:r>
      <w:proofErr w:type="spellEnd"/>
      <w:r>
        <w:t xml:space="preserve"> for audio extraction and supports video ID and URL validation, transcript extraction, and audio download for transcription.</w:t>
      </w:r>
    </w:p>
    <w:p w14:paraId="38C16877" w14:textId="77777777" w:rsidR="009519FC" w:rsidRDefault="00000000">
      <w:pPr>
        <w:spacing w:before="160" w:after="60"/>
      </w:pPr>
      <w:r>
        <w:rPr>
          <w:b/>
          <w:bCs/>
        </w:rPr>
        <w:t>Planned: Google Docs Import and Export</w:t>
      </w:r>
    </w:p>
    <w:p w14:paraId="6ED180F5" w14:textId="77777777" w:rsidR="009519FC" w:rsidRDefault="00000000">
      <w:pPr>
        <w:spacing w:after="120"/>
      </w:pPr>
      <w:r>
        <w:t xml:space="preserve">A natural extension of the existing Drive integration is export back to Google Docs: after </w:t>
      </w:r>
      <w:proofErr w:type="spellStart"/>
      <w:r>
        <w:t>DocAnalyser</w:t>
      </w:r>
      <w:proofErr w:type="spellEnd"/>
      <w:r>
        <w:t xml:space="preserve"> processes a transcript or produces an AI summary, the user could push the result to a new or existing Google Doc with correct formatting (headings, bold speaker names, paragraph structure) using the Google Docs API (v1). Moderate effort; reuses existing OAuth infrastructure.</w:t>
      </w:r>
    </w:p>
    <w:p w14:paraId="764D2E23" w14:textId="77777777" w:rsidR="009519FC" w:rsidRDefault="00000000">
      <w:pPr>
        <w:spacing w:before="160" w:after="60"/>
      </w:pPr>
      <w:r>
        <w:rPr>
          <w:b/>
          <w:bCs/>
        </w:rPr>
        <w:t>Planned: Gmail Integration for Review Package Distribution</w:t>
      </w:r>
    </w:p>
    <w:p w14:paraId="09EFEDBA" w14:textId="77777777" w:rsidR="009519FC" w:rsidRDefault="00000000">
      <w:pPr>
        <w:spacing w:after="120"/>
      </w:pPr>
      <w:r>
        <w:t xml:space="preserve">The Review Package workflow (Enhancement 21) currently requires the oral historian to manually share the ZIP file. A Gmail integration would allow </w:t>
      </w:r>
      <w:proofErr w:type="spellStart"/>
      <w:r>
        <w:t>DocAnalyser</w:t>
      </w:r>
      <w:proofErr w:type="spellEnd"/>
      <w:r>
        <w:t xml:space="preserve"> to compose a pre-filled draft email with the ZIP attached or a Drive sharing link, addressed to the interviewee. The user reviews the draft before sending; </w:t>
      </w:r>
      <w:proofErr w:type="spellStart"/>
      <w:r>
        <w:t>DocAnalyser</w:t>
      </w:r>
      <w:proofErr w:type="spellEnd"/>
      <w:r>
        <w:t xml:space="preserve"> would not send without explicit confirmation. Uses the same OAuth credential flow as Google Drive. Moderate effort; high value for the oral history workflow.</w:t>
      </w:r>
    </w:p>
    <w:p w14:paraId="547FB988" w14:textId="77777777" w:rsidR="009519FC" w:rsidRDefault="00000000">
      <w:pPr>
        <w:spacing w:before="160" w:after="60"/>
      </w:pPr>
      <w:r>
        <w:rPr>
          <w:b/>
          <w:bCs/>
        </w:rPr>
        <w:t>Planned: Google Calendar for Scheduling</w:t>
      </w:r>
    </w:p>
    <w:p w14:paraId="42FD82C1" w14:textId="77777777" w:rsidR="009519FC" w:rsidRDefault="00000000">
      <w:pPr>
        <w:spacing w:after="120"/>
      </w:pPr>
      <w:r>
        <w:t xml:space="preserve">The Content Subscriptions feature (Enhancement 5) requires a scheduling mechanism. The Google Calendar API could serve as the scheduling backend: the user creates a recurring calendar event and </w:t>
      </w:r>
      <w:proofErr w:type="spellStart"/>
      <w:r>
        <w:t>DocAnalyser</w:t>
      </w:r>
      <w:proofErr w:type="spellEnd"/>
      <w:r>
        <w:t xml:space="preserve"> reads their Calendar at startup to trigger appropriate pipelines — no background process needed. Depends on Enhancement 5 being built first.</w:t>
      </w:r>
    </w:p>
    <w:p w14:paraId="128DF29E" w14:textId="77777777" w:rsidR="009519FC" w:rsidRDefault="00000000">
      <w:pPr>
        <w:spacing w:before="160" w:after="60"/>
      </w:pPr>
      <w:r>
        <w:rPr>
          <w:b/>
          <w:bCs/>
        </w:rPr>
        <w:t>Planned: Google Cloud Speech-to-Text</w:t>
      </w:r>
    </w:p>
    <w:p w14:paraId="6AA15C55" w14:textId="77777777" w:rsidR="009519FC" w:rsidRDefault="00000000">
      <w:pPr>
        <w:spacing w:after="120"/>
      </w:pPr>
      <w:r>
        <w:t xml:space="preserve">Google Cloud Speech-to-Text v2 offers competitive accuracy, 125+ language support, a generous free tier (60 min/month), speaker </w:t>
      </w:r>
      <w:proofErr w:type="spellStart"/>
      <w:r>
        <w:t>diarization</w:t>
      </w:r>
      <w:proofErr w:type="spellEnd"/>
      <w:r>
        <w:t xml:space="preserve">, and word-level timestamps. Adding it as a fourth cloud engine would follow the same pattern as </w:t>
      </w:r>
      <w:proofErr w:type="spellStart"/>
      <w:r>
        <w:t>AssemblyAI</w:t>
      </w:r>
      <w:proofErr w:type="spellEnd"/>
      <w:r>
        <w:t>. Low-to-moderate effort; add on user demand.</w:t>
      </w:r>
    </w:p>
    <w:p w14:paraId="4B6006EA" w14:textId="77777777" w:rsidR="009519FC" w:rsidRDefault="00000000">
      <w:pPr>
        <w:spacing w:before="160" w:after="60"/>
      </w:pPr>
      <w:r>
        <w:rPr>
          <w:b/>
          <w:bCs/>
        </w:rPr>
        <w:t>Credential Architecture</w:t>
      </w:r>
    </w:p>
    <w:p w14:paraId="3DF61746" w14:textId="77777777" w:rsidR="009519FC" w:rsidRDefault="00000000">
      <w:pPr>
        <w:spacing w:after="120"/>
      </w:pPr>
      <w:r>
        <w:t>The existing Google Drive OAuth 2.0 flow (</w:t>
      </w:r>
      <w:proofErr w:type="spellStart"/>
      <w:proofErr w:type="gramStart"/>
      <w:r>
        <w:t>credentials.json</w:t>
      </w:r>
      <w:proofErr w:type="spellEnd"/>
      <w:proofErr w:type="gramEnd"/>
      <w:r>
        <w:t xml:space="preserve"> + </w:t>
      </w:r>
      <w:proofErr w:type="spellStart"/>
      <w:proofErr w:type="gramStart"/>
      <w:r>
        <w:t>token.json</w:t>
      </w:r>
      <w:proofErr w:type="spellEnd"/>
      <w:proofErr w:type="gramEnd"/>
      <w:r>
        <w:t>) can authorise multiple Google APIs simultaneously by requesting additional scopes. Once authenticated for Drive, enabling Gmail or Calendar requires only requesting additional scopes at next login. As integrations grow, the OAuth flow should be refactored into a shared google_auth_handler.py module to avoid duplicating credential management logic.</w:t>
      </w:r>
    </w:p>
    <w:p w14:paraId="24E7B139" w14:textId="77777777" w:rsidR="009519FC" w:rsidRDefault="00000000">
      <w:pPr>
        <w:spacing w:after="120"/>
      </w:pPr>
      <w:r>
        <w:rPr>
          <w:i/>
          <w:iCs/>
          <w:color w:val="666666"/>
        </w:rPr>
        <w:t>Priority order: Google Docs export, Gmail for Review Package distribution, Google Calendar scheduling (depends on Enhancement 5), Cloud Speech-to-Text on demand. Slot into Phase B and C progressively.</w:t>
      </w:r>
    </w:p>
    <w:p w14:paraId="6786948C" w14:textId="77777777" w:rsidR="009519FC" w:rsidRDefault="00000000">
      <w:pPr>
        <w:pStyle w:val="Heading2"/>
        <w:spacing w:before="300" w:after="100"/>
        <w:rPr>
          <w:ins w:id="14" w:author="Claude" w:date="2026-04-17T00:00:00Z"/>
        </w:rPr>
      </w:pPr>
      <w:ins w:id="15" w:author="Claude" w:date="2026-04-17T00:00:00Z">
        <w:r>
          <w:t>Enhancement 23: Map Integration (NEW)</w:t>
        </w:r>
      </w:ins>
    </w:p>
    <w:p w14:paraId="30FDAB95" w14:textId="77777777" w:rsidR="009519FC" w:rsidRDefault="00000000">
      <w:pPr>
        <w:spacing w:after="120"/>
        <w:rPr>
          <w:ins w:id="16" w:author="Claude" w:date="2026-04-17T00:00:00Z"/>
        </w:rPr>
      </w:pPr>
      <w:ins w:id="17" w:author="Claude" w:date="2026-04-17T00:00:00Z">
        <w:r>
          <w:rPr>
            <w:b/>
            <w:bCs/>
          </w:rPr>
          <w:t xml:space="preserve">Status: </w:t>
        </w:r>
        <w:r>
          <w:t>Planned — design complete, not yet implemented</w:t>
        </w:r>
      </w:ins>
    </w:p>
    <w:p w14:paraId="0EAC3C1D" w14:textId="77777777" w:rsidR="009519FC" w:rsidRDefault="00000000">
      <w:pPr>
        <w:spacing w:after="120"/>
        <w:rPr>
          <w:ins w:id="18" w:author="Claude" w:date="2026-04-17T00:00:00Z"/>
        </w:rPr>
      </w:pPr>
      <w:ins w:id="19" w:author="Claude" w:date="2026-04-17T00:00:00Z">
        <w:r>
          <w:t xml:space="preserve">A new capability area allowing </w:t>
        </w:r>
        <w:proofErr w:type="spellStart"/>
        <w:r>
          <w:t>DocAnalyser</w:t>
        </w:r>
        <w:proofErr w:type="spellEnd"/>
        <w:r>
          <w:t xml:space="preserve"> to extract locations from source documents, resolve them to coordinates, and display them on an interactive map. Originating use case: an oral historian processing a PhD thesis on WWII Coast Watchers in the Solomon Islands wants to extract every location where Coast Watchers were active, have each location geocoded, and see the results rendered as clickable pins on a map of the Solomon Islands — with each pin linking back to the source passage and its page reference. The same workflow extends naturally to multi-source mapping: as additional interviews, articles, and </w:t>
        </w:r>
        <w:r>
          <w:lastRenderedPageBreak/>
          <w:t>archival documents are processed, new pins are added and supporting quotes accumulate against existing locations, producing a map of testimony triangulated from many sources.</w:t>
        </w:r>
      </w:ins>
    </w:p>
    <w:p w14:paraId="008AD4DE" w14:textId="77777777" w:rsidR="009519FC" w:rsidRDefault="00000000">
      <w:pPr>
        <w:spacing w:after="120"/>
        <w:rPr>
          <w:ins w:id="20" w:author="Claude" w:date="2026-04-17T00:00:00Z"/>
        </w:rPr>
      </w:pPr>
      <w:ins w:id="21" w:author="Claude" w:date="2026-04-17T00:00:00Z">
        <w:r>
          <w:t xml:space="preserve">The MVP design uses interactive map software (OpenStreetMap tiles via the </w:t>
        </w:r>
        <w:proofErr w:type="spellStart"/>
        <w:r>
          <w:t>tkintermapview</w:t>
        </w:r>
        <w:proofErr w:type="spellEnd"/>
        <w:r>
          <w:t xml:space="preserve"> Python library) as the base layer rather than scanned historical maps. This is a deliberate architectural choice: tile-based maps are already georeferenced, so pins placed by latitude/longitude land in the correct spot automatically. Using scanned maps would require a full georeferencing workflow (user-clicked control points, affine transforms) before anything could be displayed, adding weeks of work and a significant user-facing complexity. Historical-map overlay is retained as a </w:t>
        </w:r>
        <w:proofErr w:type="gramStart"/>
        <w:r>
          <w:t>clearly-scoped</w:t>
        </w:r>
        <w:proofErr w:type="gramEnd"/>
        <w:r>
          <w:t xml:space="preserve"> v2 feature (semi-transparent georeferenced scan on top of the live basemap) but is explicitly excluded from the MVP.</w:t>
        </w:r>
      </w:ins>
    </w:p>
    <w:p w14:paraId="69150231" w14:textId="77777777" w:rsidR="009519FC" w:rsidRDefault="00000000">
      <w:pPr>
        <w:spacing w:after="120"/>
        <w:rPr>
          <w:ins w:id="22" w:author="Claude" w:date="2026-04-17T00:00:00Z"/>
        </w:rPr>
      </w:pPr>
      <w:ins w:id="23" w:author="Claude" w:date="2026-04-17T00:00:00Z">
        <w:r>
          <w:t xml:space="preserve">The feature maps cleanly onto existing </w:t>
        </w:r>
        <w:proofErr w:type="spellStart"/>
        <w:r>
          <w:t>DocAnalyser</w:t>
        </w:r>
        <w:proofErr w:type="spellEnd"/>
        <w:r>
          <w:t xml:space="preserve"> patterns. The extraction step is another AI prompt returning structured markers — directly analogous to the audio-linked summary’s [SOURCE: "..."] convention, with a proposed [LOCATION: "name" | PAGE: n | CONTEXT: "..."] format. Geocoding is a new thin module (geocoder.py) wrapping </w:t>
        </w:r>
        <w:proofErr w:type="spellStart"/>
        <w:r>
          <w:t>Nominatim</w:t>
        </w:r>
        <w:proofErr w:type="spellEnd"/>
        <w:r>
          <w:t xml:space="preserve"> with a </w:t>
        </w:r>
        <w:proofErr w:type="spellStart"/>
        <w:r>
          <w:t>GeoNames</w:t>
        </w:r>
        <w:proofErr w:type="spellEnd"/>
        <w:r>
          <w:t xml:space="preserve"> fallback, rate-limited and cached. A review-and-edit dialog sits between extraction and display so the user can correct ambiguous geocodes before anything reaches the map (essential: </w:t>
        </w:r>
        <w:proofErr w:type="gramStart"/>
        <w:r>
          <w:t>first-pass</w:t>
        </w:r>
        <w:proofErr w:type="gramEnd"/>
        <w:r>
          <w:t xml:space="preserve"> hit rate on Pacific </w:t>
        </w:r>
        <w:proofErr w:type="gramStart"/>
        <w:r>
          <w:t>place-names</w:t>
        </w:r>
        <w:proofErr w:type="gramEnd"/>
        <w:r>
          <w:t xml:space="preserve"> is expected to be 70–85%, with historical spellings being the main failure mode). The map itself is a new specialised viewer window (map_viewer.py) mirroring the role of transcript_player.py for audio. Clickable pins open the source passage in the Thread Viewer, mirroring the audio seek-link pattern. Locations are stored as processed outputs linked to source documents via the existing </w:t>
        </w:r>
        <w:proofErr w:type="spellStart"/>
        <w:r>
          <w:t>parent_document_id</w:t>
        </w:r>
        <w:proofErr w:type="spellEnd"/>
        <w:r>
          <w:t xml:space="preserve"> pattern, with new </w:t>
        </w:r>
        <w:proofErr w:type="spellStart"/>
        <w:r>
          <w:t>location_sets</w:t>
        </w:r>
        <w:proofErr w:type="spellEnd"/>
        <w:r>
          <w:t xml:space="preserve"> and locations tables in SQLite.</w:t>
        </w:r>
      </w:ins>
    </w:p>
    <w:p w14:paraId="6601FED2" w14:textId="77777777" w:rsidR="009519FC" w:rsidRDefault="00000000">
      <w:pPr>
        <w:spacing w:after="120"/>
        <w:rPr>
          <w:ins w:id="24" w:author="Claude" w:date="2026-04-17T00:00:00Z"/>
        </w:rPr>
      </w:pPr>
      <w:ins w:id="25" w:author="Claude" w:date="2026-04-17T00:00:00Z">
        <w:r>
          <w:t xml:space="preserve">MVP scope: location extraction from PDFs and transcripts, automated geocoding with human review, interactive map viewer with clickable pins, click-to-source navigation, multi-document location-set merging with quote accumulation, and export to PNG, </w:t>
        </w:r>
        <w:proofErr w:type="spellStart"/>
        <w:r>
          <w:t>GeoJSON</w:t>
        </w:r>
        <w:proofErr w:type="spellEnd"/>
        <w:r>
          <w:t>, and KML for use in presentations or external GIS tools. Estimated effort: 2–3 weeks for core functionality, plus 1–2 weeks for debugging and polish — so 3–5 weeks total at the project’s normal session cadence.</w:t>
        </w:r>
      </w:ins>
    </w:p>
    <w:p w14:paraId="7599AE9B" w14:textId="77777777" w:rsidR="009519FC" w:rsidRDefault="00000000">
      <w:pPr>
        <w:spacing w:after="120"/>
        <w:rPr>
          <w:ins w:id="26" w:author="Claude" w:date="2026-04-17T00:00:00Z"/>
        </w:rPr>
      </w:pPr>
      <w:ins w:id="27" w:author="Claude" w:date="2026-04-17T00:00:00Z">
        <w:r>
          <w:t>Deferred from MVP (v2 candidates): georeferenced overlay of user-supplied historical maps; AI-extracted trajectories (routes as polylines rather than points); time-aware pins with date-slider filtering; offline gazetteer bundling; pin clustering for large location sets. Each is cleanly separable and can be added without rework of the MVP architecture.</w:t>
        </w:r>
      </w:ins>
    </w:p>
    <w:p w14:paraId="23CC54DD" w14:textId="77777777" w:rsidR="009519FC" w:rsidRDefault="00000000">
      <w:pPr>
        <w:spacing w:after="120"/>
        <w:rPr>
          <w:ins w:id="28" w:author="Claude" w:date="2026-04-17T00:00:00Z"/>
        </w:rPr>
      </w:pPr>
      <w:ins w:id="29" w:author="Claude" w:date="2026-04-17T00:00:00Z">
        <w:r>
          <w:t xml:space="preserve">Key risks to validate before committing: (a) geocoding quality for Pacific and other historical place-names — worth piloting on the Coast Watcher PDF before designing the full pipeline, since low hit rates would push the design towards a bundled or curated gazetteer; (b) </w:t>
        </w:r>
        <w:proofErr w:type="spellStart"/>
        <w:r>
          <w:t>tkintermapview</w:t>
        </w:r>
        <w:proofErr w:type="spellEnd"/>
        <w:r>
          <w:t xml:space="preserve"> behaviour with large pin counts and intermittent connectivity (tile caching is supported but worth confirming); (c) the exact output schema for the extraction prompt, which is a user-visible contract and should be designed with the same care as [SOURCE: "..."].</w:t>
        </w:r>
      </w:ins>
    </w:p>
    <w:p w14:paraId="70E07321" w14:textId="77777777" w:rsidR="009519FC" w:rsidRDefault="00000000">
      <w:pPr>
        <w:spacing w:after="120"/>
        <w:rPr>
          <w:ins w:id="30" w:author="Claude" w:date="2026-04-17T00:00:00Z"/>
        </w:rPr>
      </w:pPr>
      <w:ins w:id="31" w:author="Claude" w:date="2026-04-17T00:00:00Z">
        <w:r>
          <w:rPr>
            <w:i/>
            <w:iCs/>
            <w:color w:val="666666"/>
          </w:rPr>
          <w:t xml:space="preserve">Substantial new capability area (3–5 weeks). High value for oral historians and any researcher working with </w:t>
        </w:r>
        <w:proofErr w:type="gramStart"/>
        <w:r>
          <w:rPr>
            <w:i/>
            <w:iCs/>
            <w:color w:val="666666"/>
          </w:rPr>
          <w:t>spatially-distributed</w:t>
        </w:r>
        <w:proofErr w:type="gramEnd"/>
        <w:r>
          <w:rPr>
            <w:i/>
            <w:iCs/>
            <w:color w:val="666666"/>
          </w:rPr>
          <w:t xml:space="preserve"> source material. Slot into Phase C. Pilot the geocoding and extraction prompt on a real PDF as the first step, before any architectural commitments.</w:t>
        </w:r>
      </w:ins>
    </w:p>
    <w:sectPr w:rsidR="009519F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2CDE1" w14:textId="77777777" w:rsidR="00D84859" w:rsidRDefault="00D84859">
      <w:r>
        <w:separator/>
      </w:r>
    </w:p>
  </w:endnote>
  <w:endnote w:type="continuationSeparator" w:id="0">
    <w:p w14:paraId="392C8FE8" w14:textId="77777777" w:rsidR="00D84859" w:rsidRDefault="00D84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E2C4" w14:textId="77777777" w:rsidR="009519FC"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F65C78">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D93E0" w14:textId="77777777" w:rsidR="00D84859" w:rsidRDefault="00D84859">
      <w:r>
        <w:separator/>
      </w:r>
    </w:p>
  </w:footnote>
  <w:footnote w:type="continuationSeparator" w:id="0">
    <w:p w14:paraId="13DAEFF5" w14:textId="77777777" w:rsidR="00D84859" w:rsidRDefault="00D84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40AFB" w14:textId="77777777" w:rsidR="009519FC" w:rsidRDefault="00000000">
    <w:pPr>
      <w:jc w:val="right"/>
    </w:pPr>
    <w:proofErr w:type="spellStart"/>
    <w:r>
      <w:rPr>
        <w:i/>
        <w:iCs/>
        <w:color w:val="999999"/>
        <w:sz w:val="16"/>
        <w:szCs w:val="16"/>
      </w:rPr>
      <w:t>DocAnalyser</w:t>
    </w:r>
    <w:proofErr w:type="spellEnd"/>
    <w:r>
      <w:rPr>
        <w:i/>
        <w:iCs/>
        <w:color w:val="999999"/>
        <w:sz w:val="16"/>
        <w:szCs w:val="16"/>
      </w:rPr>
      <w:t xml:space="preserve"> Development Roadmap — 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57BF9"/>
    <w:multiLevelType w:val="hybridMultilevel"/>
    <w:tmpl w:val="F18C0BBA"/>
    <w:lvl w:ilvl="0" w:tplc="4650E932">
      <w:start w:val="1"/>
      <w:numFmt w:val="bullet"/>
      <w:lvlText w:val="●"/>
      <w:lvlJc w:val="left"/>
      <w:pPr>
        <w:ind w:left="720" w:hanging="360"/>
      </w:pPr>
    </w:lvl>
    <w:lvl w:ilvl="1" w:tplc="CDBAFD38">
      <w:start w:val="1"/>
      <w:numFmt w:val="bullet"/>
      <w:lvlText w:val="○"/>
      <w:lvlJc w:val="left"/>
      <w:pPr>
        <w:ind w:left="1440" w:hanging="360"/>
      </w:pPr>
    </w:lvl>
    <w:lvl w:ilvl="2" w:tplc="1A207E6C">
      <w:start w:val="1"/>
      <w:numFmt w:val="bullet"/>
      <w:lvlText w:val="■"/>
      <w:lvlJc w:val="left"/>
      <w:pPr>
        <w:ind w:left="2160" w:hanging="360"/>
      </w:pPr>
    </w:lvl>
    <w:lvl w:ilvl="3" w:tplc="9C887796">
      <w:start w:val="1"/>
      <w:numFmt w:val="bullet"/>
      <w:lvlText w:val="●"/>
      <w:lvlJc w:val="left"/>
      <w:pPr>
        <w:ind w:left="2880" w:hanging="360"/>
      </w:pPr>
    </w:lvl>
    <w:lvl w:ilvl="4" w:tplc="1B2CB4B0">
      <w:start w:val="1"/>
      <w:numFmt w:val="bullet"/>
      <w:lvlText w:val="○"/>
      <w:lvlJc w:val="left"/>
      <w:pPr>
        <w:ind w:left="3600" w:hanging="360"/>
      </w:pPr>
    </w:lvl>
    <w:lvl w:ilvl="5" w:tplc="78442858">
      <w:start w:val="1"/>
      <w:numFmt w:val="bullet"/>
      <w:lvlText w:val="■"/>
      <w:lvlJc w:val="left"/>
      <w:pPr>
        <w:ind w:left="4320" w:hanging="360"/>
      </w:pPr>
    </w:lvl>
    <w:lvl w:ilvl="6" w:tplc="0C881E82">
      <w:start w:val="1"/>
      <w:numFmt w:val="bullet"/>
      <w:lvlText w:val="●"/>
      <w:lvlJc w:val="left"/>
      <w:pPr>
        <w:ind w:left="5040" w:hanging="360"/>
      </w:pPr>
    </w:lvl>
    <w:lvl w:ilvl="7" w:tplc="B34E6894">
      <w:start w:val="1"/>
      <w:numFmt w:val="bullet"/>
      <w:lvlText w:val="●"/>
      <w:lvlJc w:val="left"/>
      <w:pPr>
        <w:ind w:left="5760" w:hanging="360"/>
      </w:pPr>
    </w:lvl>
    <w:lvl w:ilvl="8" w:tplc="86469688">
      <w:start w:val="1"/>
      <w:numFmt w:val="bullet"/>
      <w:lvlText w:val="●"/>
      <w:lvlJc w:val="left"/>
      <w:pPr>
        <w:ind w:left="6480" w:hanging="360"/>
      </w:pPr>
    </w:lvl>
  </w:abstractNum>
  <w:num w:numId="1" w16cid:durableId="2085912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9FC"/>
    <w:rsid w:val="008C58D9"/>
    <w:rsid w:val="009519FC"/>
    <w:rsid w:val="00D84859"/>
    <w:rsid w:val="00F65C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27261"/>
  <w15:docId w15:val="{289D168B-DA99-4511-8191-828D35EA2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2E5090"/>
      <w:sz w:val="32"/>
      <w:szCs w:val="32"/>
    </w:rPr>
  </w:style>
  <w:style w:type="paragraph" w:styleId="Heading2">
    <w:name w:val="heading 2"/>
    <w:uiPriority w:val="9"/>
    <w:unhideWhenUsed/>
    <w:qFormat/>
    <w:pPr>
      <w:spacing w:before="20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5673</Words>
  <Characters>35060</Characters>
  <Application>Microsoft Office Word</Application>
  <DocSecurity>0</DocSecurity>
  <Lines>626</Lines>
  <Paragraphs>280</Paragraphs>
  <ScaleCrop>false</ScaleCrop>
  <Company/>
  <LinksUpToDate>false</LinksUpToDate>
  <CharactersWithSpaces>40453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Lucas</cp:lastModifiedBy>
  <cp:revision>2</cp:revision>
  <dcterms:created xsi:type="dcterms:W3CDTF">2026-02-26T09:32:00Z</dcterms:created>
  <dcterms:modified xsi:type="dcterms:W3CDTF">2026-04-17T00:55:00Z</dcterms:modified>
</cp:coreProperties>
</file>